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1B11CC" w:rsidRPr="00AA38E8" w:rsidRDefault="001B11CC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2C742E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Module Design Document</w:t>
      </w:r>
    </w:p>
    <w:p w:rsidR="00B11BE8" w:rsidRPr="00AA38E8" w:rsidRDefault="00B11BE8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For</w:t>
      </w:r>
    </w:p>
    <w:p w:rsidR="00B81C1B" w:rsidRPr="00AA38E8" w:rsidRDefault="009D4D4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Customer Battery Voltage Diagnostics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VERSION: </w:t>
      </w:r>
      <w:del w:id="0" w:author="Owen Tosh" w:date="2015-11-24T09:36:00Z">
        <w:r w:rsidR="00C27ED9" w:rsidDel="005F441D">
          <w:rPr>
            <w:rFonts w:cs="Calibri"/>
            <w:b/>
            <w:sz w:val="24"/>
          </w:rPr>
          <w:delText>4</w:delText>
        </w:r>
      </w:del>
      <w:ins w:id="1" w:author="Owen Tosh" w:date="2015-11-24T09:36:00Z">
        <w:r w:rsidR="005F441D">
          <w:rPr>
            <w:rFonts w:cs="Calibri"/>
            <w:b/>
            <w:sz w:val="24"/>
          </w:rPr>
          <w:t>5</w:t>
        </w:r>
      </w:ins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3"/>
        </w:rPr>
      </w:pPr>
      <w:r w:rsidRPr="00AA38E8">
        <w:rPr>
          <w:rFonts w:cs="Calibri"/>
          <w:b/>
          <w:sz w:val="24"/>
        </w:rPr>
        <w:t xml:space="preserve">DATE: </w:t>
      </w:r>
      <w:del w:id="2" w:author="Owen Tosh" w:date="2015-11-24T09:37:00Z">
        <w:r w:rsidR="00C27ED9" w:rsidDel="005F441D">
          <w:rPr>
            <w:rFonts w:cs="Calibri"/>
            <w:b/>
            <w:sz w:val="24"/>
          </w:rPr>
          <w:delText>14</w:delText>
        </w:r>
      </w:del>
      <w:ins w:id="3" w:author="Owen Tosh" w:date="2015-11-24T09:37:00Z">
        <w:r w:rsidR="005F441D">
          <w:rPr>
            <w:rFonts w:cs="Calibri"/>
            <w:b/>
            <w:sz w:val="24"/>
          </w:rPr>
          <w:t>24</w:t>
        </w:r>
      </w:ins>
      <w:r w:rsidR="00F35C18">
        <w:rPr>
          <w:rFonts w:cs="Calibri"/>
          <w:b/>
          <w:sz w:val="24"/>
        </w:rPr>
        <w:t>-</w:t>
      </w:r>
      <w:del w:id="4" w:author="Owen Tosh" w:date="2015-11-24T09:37:00Z">
        <w:r w:rsidR="00C27ED9" w:rsidDel="005F441D">
          <w:rPr>
            <w:rFonts w:cs="Calibri"/>
            <w:b/>
            <w:sz w:val="24"/>
          </w:rPr>
          <w:delText>Sept</w:delText>
        </w:r>
      </w:del>
      <w:ins w:id="5" w:author="Owen Tosh" w:date="2015-11-24T09:37:00Z">
        <w:r w:rsidR="005F441D">
          <w:rPr>
            <w:rFonts w:cs="Calibri"/>
            <w:b/>
            <w:sz w:val="24"/>
          </w:rPr>
          <w:t>Nov</w:t>
        </w:r>
      </w:ins>
      <w:r w:rsidR="00F35C18">
        <w:rPr>
          <w:rFonts w:cs="Calibri"/>
          <w:b/>
          <w:sz w:val="24"/>
        </w:rPr>
        <w:t>-2015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  <w:sz w:val="19"/>
        </w:rPr>
      </w:pPr>
      <w:r w:rsidRPr="00AA38E8">
        <w:rPr>
          <w:rFonts w:cs="Calibri"/>
          <w:b/>
          <w:sz w:val="23"/>
        </w:rPr>
        <w:br w:type="page"/>
      </w:r>
    </w:p>
    <w:p w:rsidR="00B81C1B" w:rsidRPr="00AA38E8" w:rsidRDefault="00B81C1B" w:rsidP="00F35C18">
      <w:pPr>
        <w:tabs>
          <w:tab w:val="left" w:pos="4320"/>
          <w:tab w:val="left" w:pos="8640"/>
        </w:tabs>
        <w:spacing w:line="240" w:lineRule="atLeast"/>
        <w:rPr>
          <w:rFonts w:cs="Calibri"/>
          <w:b/>
        </w:rPr>
      </w:pPr>
      <w:r w:rsidRPr="00AA38E8">
        <w:rPr>
          <w:rFonts w:cs="Calibri"/>
          <w:b/>
        </w:rPr>
        <w:lastRenderedPageBreak/>
        <w:t>Revision History</w:t>
      </w: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3960"/>
        <w:gridCol w:w="2160"/>
        <w:gridCol w:w="1080"/>
        <w:gridCol w:w="1440"/>
      </w:tblGrid>
      <w:tr w:rsidR="00905E21" w:rsidRPr="00AA38E8" w:rsidTr="0031394A">
        <w:tc>
          <w:tcPr>
            <w:tcW w:w="54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Sl. No.</w:t>
            </w:r>
          </w:p>
        </w:tc>
        <w:tc>
          <w:tcPr>
            <w:tcW w:w="396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Description</w:t>
            </w:r>
          </w:p>
        </w:tc>
        <w:tc>
          <w:tcPr>
            <w:tcW w:w="216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Author</w:t>
            </w:r>
          </w:p>
        </w:tc>
        <w:tc>
          <w:tcPr>
            <w:tcW w:w="108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Version</w:t>
            </w:r>
          </w:p>
        </w:tc>
        <w:tc>
          <w:tcPr>
            <w:tcW w:w="144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Date</w:t>
            </w:r>
          </w:p>
        </w:tc>
      </w:tr>
      <w:tr w:rsidR="00905E21" w:rsidRPr="00AA38E8" w:rsidTr="0031394A">
        <w:tc>
          <w:tcPr>
            <w:tcW w:w="540" w:type="dxa"/>
          </w:tcPr>
          <w:p w:rsidR="00905E21" w:rsidRPr="00AA38E8" w:rsidRDefault="00905E21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3960" w:type="dxa"/>
          </w:tcPr>
          <w:p w:rsidR="00905E21" w:rsidRPr="00AA38E8" w:rsidRDefault="00905E21" w:rsidP="00AF082D">
            <w:pPr>
              <w:rPr>
                <w:rFonts w:cs="Calibri"/>
              </w:rPr>
            </w:pPr>
            <w:r>
              <w:rPr>
                <w:rFonts w:cs="Calibri"/>
              </w:rPr>
              <w:t>Initial version</w:t>
            </w:r>
          </w:p>
        </w:tc>
        <w:tc>
          <w:tcPr>
            <w:tcW w:w="2160" w:type="dxa"/>
          </w:tcPr>
          <w:p w:rsidR="00905E21" w:rsidRPr="00AA38E8" w:rsidRDefault="00232066">
            <w:pPr>
              <w:rPr>
                <w:rFonts w:cs="Calibri"/>
              </w:rPr>
            </w:pPr>
            <w:r>
              <w:rPr>
                <w:rFonts w:cs="Calibri"/>
              </w:rPr>
              <w:t xml:space="preserve">Steve </w:t>
            </w:r>
            <w:proofErr w:type="spellStart"/>
            <w:r>
              <w:rPr>
                <w:rFonts w:cs="Calibri"/>
              </w:rPr>
              <w:t>Horwath</w:t>
            </w:r>
            <w:proofErr w:type="spellEnd"/>
          </w:p>
        </w:tc>
        <w:tc>
          <w:tcPr>
            <w:tcW w:w="1080" w:type="dxa"/>
          </w:tcPr>
          <w:p w:rsidR="00905E21" w:rsidRPr="00AA38E8" w:rsidRDefault="00905E21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1440" w:type="dxa"/>
          </w:tcPr>
          <w:p w:rsidR="00905E21" w:rsidRPr="00AA38E8" w:rsidRDefault="00232066" w:rsidP="0031394A">
            <w:pPr>
              <w:rPr>
                <w:rFonts w:cs="Calibri"/>
              </w:rPr>
            </w:pPr>
            <w:r>
              <w:rPr>
                <w:rFonts w:cs="Calibri"/>
              </w:rPr>
              <w:t>15-Oct-</w:t>
            </w:r>
            <w:r w:rsidR="00F35C18">
              <w:rPr>
                <w:rFonts w:cs="Calibri"/>
              </w:rPr>
              <w:t>20</w:t>
            </w:r>
            <w:r>
              <w:rPr>
                <w:rFonts w:cs="Calibri"/>
              </w:rPr>
              <w:t>14</w:t>
            </w:r>
          </w:p>
        </w:tc>
      </w:tr>
      <w:tr w:rsidR="00F35C18" w:rsidRPr="00AA38E8" w:rsidTr="0031394A">
        <w:tc>
          <w:tcPr>
            <w:tcW w:w="540" w:type="dxa"/>
          </w:tcPr>
          <w:p w:rsidR="00F35C18" w:rsidRDefault="00F35C18">
            <w:pPr>
              <w:rPr>
                <w:rFonts w:cs="Calibri"/>
              </w:rPr>
            </w:pPr>
            <w:r>
              <w:rPr>
                <w:rFonts w:cs="Calibri"/>
              </w:rPr>
              <w:t>2</w:t>
            </w:r>
          </w:p>
        </w:tc>
        <w:tc>
          <w:tcPr>
            <w:tcW w:w="3960" w:type="dxa"/>
          </w:tcPr>
          <w:p w:rsidR="00F35C18" w:rsidRDefault="00F35C18" w:rsidP="00AF082D">
            <w:pPr>
              <w:rPr>
                <w:rFonts w:cs="Calibri"/>
              </w:rPr>
            </w:pPr>
            <w:r>
              <w:rPr>
                <w:rFonts w:cs="Calibri"/>
              </w:rPr>
              <w:t>Input update, cleanup</w:t>
            </w:r>
          </w:p>
        </w:tc>
        <w:tc>
          <w:tcPr>
            <w:tcW w:w="2160" w:type="dxa"/>
          </w:tcPr>
          <w:p w:rsidR="00F35C18" w:rsidRDefault="00F35C18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F35C18" w:rsidRDefault="00F35C18">
            <w:pPr>
              <w:rPr>
                <w:rFonts w:cs="Calibri"/>
              </w:rPr>
            </w:pPr>
            <w:r>
              <w:rPr>
                <w:rFonts w:cs="Calibri"/>
              </w:rPr>
              <w:t>2</w:t>
            </w:r>
          </w:p>
        </w:tc>
        <w:tc>
          <w:tcPr>
            <w:tcW w:w="1440" w:type="dxa"/>
          </w:tcPr>
          <w:p w:rsidR="00F35C18" w:rsidRDefault="00F35C18" w:rsidP="0031394A">
            <w:pPr>
              <w:rPr>
                <w:rFonts w:cs="Calibri"/>
              </w:rPr>
            </w:pPr>
            <w:r>
              <w:rPr>
                <w:rFonts w:cs="Calibri"/>
              </w:rPr>
              <w:t>14-Jan-2015</w:t>
            </w:r>
          </w:p>
        </w:tc>
      </w:tr>
      <w:tr w:rsidR="00240F6E" w:rsidRPr="00AA38E8" w:rsidTr="0031394A">
        <w:tc>
          <w:tcPr>
            <w:tcW w:w="540" w:type="dxa"/>
          </w:tcPr>
          <w:p w:rsidR="00240F6E" w:rsidRDefault="00240F6E">
            <w:pPr>
              <w:rPr>
                <w:rFonts w:cs="Calibri"/>
              </w:rPr>
            </w:pPr>
            <w:r>
              <w:rPr>
                <w:rFonts w:cs="Calibri"/>
              </w:rPr>
              <w:t>3</w:t>
            </w:r>
          </w:p>
        </w:tc>
        <w:tc>
          <w:tcPr>
            <w:tcW w:w="3960" w:type="dxa"/>
          </w:tcPr>
          <w:p w:rsidR="00240F6E" w:rsidRDefault="00240F6E" w:rsidP="00AF082D">
            <w:pPr>
              <w:rPr>
                <w:rFonts w:cs="Calibri"/>
              </w:rPr>
            </w:pPr>
            <w:r>
              <w:rPr>
                <w:rFonts w:cs="Calibri"/>
              </w:rPr>
              <w:t>Updates for SCIR 003B</w:t>
            </w:r>
          </w:p>
        </w:tc>
        <w:tc>
          <w:tcPr>
            <w:tcW w:w="2160" w:type="dxa"/>
          </w:tcPr>
          <w:p w:rsidR="00240F6E" w:rsidRDefault="00240F6E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240F6E" w:rsidRDefault="00240F6E">
            <w:pPr>
              <w:rPr>
                <w:rFonts w:cs="Calibri"/>
              </w:rPr>
            </w:pPr>
            <w:r>
              <w:rPr>
                <w:rFonts w:cs="Calibri"/>
              </w:rPr>
              <w:t>3</w:t>
            </w:r>
          </w:p>
        </w:tc>
        <w:tc>
          <w:tcPr>
            <w:tcW w:w="1440" w:type="dxa"/>
          </w:tcPr>
          <w:p w:rsidR="00240F6E" w:rsidRDefault="00240F6E" w:rsidP="0031394A">
            <w:pPr>
              <w:rPr>
                <w:rFonts w:cs="Calibri"/>
              </w:rPr>
            </w:pPr>
            <w:r>
              <w:rPr>
                <w:rFonts w:cs="Calibri"/>
              </w:rPr>
              <w:t>20-Jul-2015</w:t>
            </w:r>
          </w:p>
        </w:tc>
      </w:tr>
      <w:tr w:rsidR="00C27ED9" w:rsidRPr="00AA38E8" w:rsidTr="0031394A">
        <w:tc>
          <w:tcPr>
            <w:tcW w:w="540" w:type="dxa"/>
          </w:tcPr>
          <w:p w:rsidR="00C27ED9" w:rsidRDefault="00C27ED9">
            <w:pPr>
              <w:rPr>
                <w:rFonts w:cs="Calibri"/>
              </w:rPr>
            </w:pPr>
            <w:r>
              <w:rPr>
                <w:rFonts w:cs="Calibri"/>
              </w:rPr>
              <w:t>4</w:t>
            </w:r>
          </w:p>
        </w:tc>
        <w:tc>
          <w:tcPr>
            <w:tcW w:w="3960" w:type="dxa"/>
          </w:tcPr>
          <w:p w:rsidR="00C27ED9" w:rsidRDefault="00C27ED9" w:rsidP="00AF082D">
            <w:pPr>
              <w:rPr>
                <w:rFonts w:cs="Calibri"/>
              </w:rPr>
            </w:pPr>
            <w:r>
              <w:rPr>
                <w:rFonts w:cs="Calibri"/>
              </w:rPr>
              <w:t>Corrected E8 timer conditions</w:t>
            </w:r>
          </w:p>
        </w:tc>
        <w:tc>
          <w:tcPr>
            <w:tcW w:w="2160" w:type="dxa"/>
          </w:tcPr>
          <w:p w:rsidR="00C27ED9" w:rsidRDefault="00C27ED9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C27ED9" w:rsidRDefault="00C27ED9">
            <w:pPr>
              <w:rPr>
                <w:rFonts w:cs="Calibri"/>
              </w:rPr>
            </w:pPr>
            <w:r>
              <w:rPr>
                <w:rFonts w:cs="Calibri"/>
              </w:rPr>
              <w:t>4</w:t>
            </w:r>
          </w:p>
        </w:tc>
        <w:tc>
          <w:tcPr>
            <w:tcW w:w="1440" w:type="dxa"/>
          </w:tcPr>
          <w:p w:rsidR="00C27ED9" w:rsidRDefault="00C27ED9" w:rsidP="0031394A">
            <w:pPr>
              <w:rPr>
                <w:rFonts w:cs="Calibri"/>
              </w:rPr>
            </w:pPr>
            <w:r>
              <w:rPr>
                <w:rFonts w:cs="Calibri"/>
              </w:rPr>
              <w:t>14-Sept-2015</w:t>
            </w:r>
          </w:p>
        </w:tc>
      </w:tr>
      <w:tr w:rsidR="005F441D" w:rsidRPr="00AA38E8" w:rsidTr="0031394A">
        <w:trPr>
          <w:ins w:id="6" w:author="Owen Tosh" w:date="2015-11-24T09:37:00Z"/>
        </w:trPr>
        <w:tc>
          <w:tcPr>
            <w:tcW w:w="540" w:type="dxa"/>
          </w:tcPr>
          <w:p w:rsidR="005F441D" w:rsidRDefault="005F441D">
            <w:pPr>
              <w:rPr>
                <w:ins w:id="7" w:author="Owen Tosh" w:date="2015-11-24T09:37:00Z"/>
                <w:rFonts w:cs="Calibri"/>
              </w:rPr>
            </w:pPr>
            <w:ins w:id="8" w:author="Owen Tosh" w:date="2015-11-24T09:37:00Z">
              <w:r>
                <w:rPr>
                  <w:rFonts w:cs="Calibri"/>
                </w:rPr>
                <w:t>5</w:t>
              </w:r>
            </w:ins>
          </w:p>
        </w:tc>
        <w:tc>
          <w:tcPr>
            <w:tcW w:w="3960" w:type="dxa"/>
          </w:tcPr>
          <w:p w:rsidR="005F441D" w:rsidRDefault="005F441D" w:rsidP="00AF082D">
            <w:pPr>
              <w:rPr>
                <w:ins w:id="9" w:author="Owen Tosh" w:date="2015-11-24T09:37:00Z"/>
                <w:rFonts w:cs="Calibri"/>
              </w:rPr>
            </w:pPr>
            <w:ins w:id="10" w:author="Owen Tosh" w:date="2015-11-24T09:37:00Z">
              <w:r>
                <w:rPr>
                  <w:rFonts w:cs="Calibri"/>
                </w:rPr>
                <w:t>Implemented NTC E9</w:t>
              </w:r>
            </w:ins>
          </w:p>
        </w:tc>
        <w:tc>
          <w:tcPr>
            <w:tcW w:w="2160" w:type="dxa"/>
          </w:tcPr>
          <w:p w:rsidR="005F441D" w:rsidRDefault="005F441D">
            <w:pPr>
              <w:rPr>
                <w:ins w:id="11" w:author="Owen Tosh" w:date="2015-11-24T09:37:00Z"/>
                <w:rFonts w:cs="Calibri"/>
              </w:rPr>
            </w:pPr>
            <w:ins w:id="12" w:author="Owen Tosh" w:date="2015-11-24T09:37:00Z">
              <w:r>
                <w:rPr>
                  <w:rFonts w:cs="Calibri"/>
                </w:rPr>
                <w:t>Owen Tosh</w:t>
              </w:r>
            </w:ins>
          </w:p>
        </w:tc>
        <w:tc>
          <w:tcPr>
            <w:tcW w:w="1080" w:type="dxa"/>
          </w:tcPr>
          <w:p w:rsidR="005F441D" w:rsidRDefault="005F441D">
            <w:pPr>
              <w:rPr>
                <w:ins w:id="13" w:author="Owen Tosh" w:date="2015-11-24T09:37:00Z"/>
                <w:rFonts w:cs="Calibri"/>
              </w:rPr>
            </w:pPr>
            <w:ins w:id="14" w:author="Owen Tosh" w:date="2015-11-24T09:37:00Z">
              <w:r>
                <w:rPr>
                  <w:rFonts w:cs="Calibri"/>
                </w:rPr>
                <w:t>5</w:t>
              </w:r>
            </w:ins>
          </w:p>
        </w:tc>
        <w:tc>
          <w:tcPr>
            <w:tcW w:w="1440" w:type="dxa"/>
          </w:tcPr>
          <w:p w:rsidR="005F441D" w:rsidRDefault="005F441D" w:rsidP="0031394A">
            <w:pPr>
              <w:rPr>
                <w:ins w:id="15" w:author="Owen Tosh" w:date="2015-11-24T09:37:00Z"/>
                <w:rFonts w:cs="Calibri"/>
              </w:rPr>
            </w:pPr>
            <w:ins w:id="16" w:author="Owen Tosh" w:date="2015-11-24T09:37:00Z">
              <w:r>
                <w:rPr>
                  <w:rFonts w:cs="Calibri"/>
                </w:rPr>
                <w:t>24-Nov-2015</w:t>
              </w:r>
            </w:ins>
          </w:p>
        </w:tc>
      </w:tr>
    </w:tbl>
    <w:p w:rsidR="00B81C1B" w:rsidRPr="00AA38E8" w:rsidRDefault="00B81C1B">
      <w:pPr>
        <w:jc w:val="center"/>
        <w:rPr>
          <w:rFonts w:cs="Calibri"/>
          <w:b/>
          <w:sz w:val="24"/>
        </w:rPr>
      </w:pPr>
      <w:bookmarkStart w:id="17" w:name="_Toc378476016"/>
      <w:bookmarkStart w:id="18" w:name="_Toc348792978"/>
      <w:bookmarkStart w:id="19" w:name="_Toc348793074"/>
      <w:bookmarkStart w:id="20" w:name="_Toc348793965"/>
      <w:bookmarkStart w:id="21" w:name="_Toc349459173"/>
      <w:bookmarkStart w:id="22" w:name="_Toc349621609"/>
    </w:p>
    <w:p w:rsidR="00891F29" w:rsidRPr="00AA38E8" w:rsidRDefault="00B81C1B" w:rsidP="00891F29">
      <w:pPr>
        <w:jc w:val="center"/>
        <w:rPr>
          <w:rFonts w:cs="Calibri"/>
          <w:b/>
          <w:sz w:val="24"/>
          <w:u w:val="single"/>
        </w:rPr>
      </w:pPr>
      <w:r w:rsidRPr="00AA38E8">
        <w:rPr>
          <w:rFonts w:cs="Calibri"/>
          <w:b/>
          <w:sz w:val="32"/>
          <w:u w:val="single"/>
        </w:rPr>
        <w:br w:type="page"/>
      </w:r>
      <w:bookmarkEnd w:id="17"/>
      <w:r w:rsidR="00891F29" w:rsidRPr="00AA38E8">
        <w:rPr>
          <w:rFonts w:cs="Calibri"/>
          <w:b/>
          <w:sz w:val="24"/>
          <w:u w:val="single"/>
        </w:rPr>
        <w:lastRenderedPageBreak/>
        <w:t>Table of Contents</w:t>
      </w:r>
    </w:p>
    <w:p w:rsidR="00115348" w:rsidRDefault="009C5629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r w:rsidRPr="00AA38E8">
        <w:rPr>
          <w:rFonts w:ascii="Calibri" w:hAnsi="Calibri" w:cs="Calibri"/>
          <w:b w:val="0"/>
          <w:caps w:val="0"/>
        </w:rPr>
        <w:fldChar w:fldCharType="begin"/>
      </w:r>
      <w:r w:rsidRPr="00AA38E8">
        <w:rPr>
          <w:rFonts w:ascii="Calibri" w:hAnsi="Calibri" w:cs="Calibri"/>
          <w:b w:val="0"/>
          <w:caps w:val="0"/>
        </w:rPr>
        <w:instrText xml:space="preserve"> TOC \o "1-2" \h \z \u </w:instrText>
      </w:r>
      <w:r w:rsidRPr="00AA38E8">
        <w:rPr>
          <w:rFonts w:ascii="Calibri" w:hAnsi="Calibri" w:cs="Calibri"/>
          <w:b w:val="0"/>
          <w:caps w:val="0"/>
        </w:rPr>
        <w:fldChar w:fldCharType="separate"/>
      </w:r>
      <w:hyperlink w:anchor="_Toc401753716" w:history="1">
        <w:r w:rsidR="00115348" w:rsidRPr="00152FE6">
          <w:rPr>
            <w:rStyle w:val="Hyperlink"/>
            <w:rFonts w:ascii="Calibri" w:hAnsi="Calibri" w:cs="Calibri"/>
            <w:noProof/>
          </w:rPr>
          <w:t>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Abbrevations And Acronyms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_Toc401753716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5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17" w:history="1">
        <w:r w:rsidR="00115348" w:rsidRPr="00152FE6">
          <w:rPr>
            <w:rStyle w:val="Hyperlink"/>
            <w:rFonts w:ascii="Calibri" w:hAnsi="Calibri" w:cs="Calibri"/>
            <w:noProof/>
          </w:rPr>
          <w:t>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References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_Toc401753717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6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18" w:history="1">
        <w:r w:rsidR="00115348" w:rsidRPr="00152FE6">
          <w:rPr>
            <w:rStyle w:val="Hyperlink"/>
            <w:rFonts w:ascii="Calibri" w:hAnsi="Calibri" w:cs="Calibri"/>
            <w:noProof/>
          </w:rPr>
          <w:t>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Battery Voltage Diagnostic High-Level Description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_Toc401753718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7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19" w:history="1">
        <w:r w:rsidR="00115348" w:rsidRPr="00152FE6">
          <w:rPr>
            <w:rStyle w:val="Hyperlink"/>
            <w:rFonts w:ascii="Calibri" w:hAnsi="Calibri" w:cs="Calibri"/>
            <w:noProof/>
          </w:rPr>
          <w:t>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Design details of software module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_Toc401753719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8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0" w:history="1">
        <w:r w:rsidR="00115348" w:rsidRPr="00152FE6">
          <w:rPr>
            <w:rStyle w:val="Hyperlink"/>
            <w:rFonts w:ascii="Calibri" w:hAnsi="Calibri" w:cs="Calibri"/>
          </w:rPr>
          <w:t>4.1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Graphical representation of CustBattDiag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_Toc401753720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1" w:history="1">
        <w:r w:rsidR="00115348" w:rsidRPr="00152FE6">
          <w:rPr>
            <w:rStyle w:val="Hyperlink"/>
            <w:rFonts w:ascii="Calibri" w:hAnsi="Calibri" w:cs="Calibri"/>
          </w:rPr>
          <w:t>4.2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Data Flow Diagram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_Toc401753721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2" w:history="1">
        <w:r w:rsidR="00115348" w:rsidRPr="00152FE6">
          <w:rPr>
            <w:rStyle w:val="Hyperlink"/>
            <w:rFonts w:ascii="Calibri" w:hAnsi="Calibri" w:cs="Calibri"/>
          </w:rPr>
          <w:t>4.2.1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Module level DFD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_Toc401753722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3" w:history="1">
        <w:r w:rsidR="00115348" w:rsidRPr="00152FE6">
          <w:rPr>
            <w:rStyle w:val="Hyperlink"/>
            <w:rFonts w:ascii="Calibri" w:hAnsi="Calibri" w:cs="Calibri"/>
          </w:rPr>
          <w:t>4.2.2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Sub-Module level DFD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_Toc401753723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4" w:history="1">
        <w:r w:rsidR="00115348" w:rsidRPr="00152FE6">
          <w:rPr>
            <w:rStyle w:val="Hyperlink"/>
            <w:rFonts w:ascii="Calibri" w:hAnsi="Calibri" w:cs="Calibri"/>
          </w:rPr>
          <w:t>4.3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COMPONENT FLOW DIAGRAM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_Toc401753724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25" w:history="1">
        <w:r w:rsidR="00115348" w:rsidRPr="00152FE6">
          <w:rPr>
            <w:rStyle w:val="Hyperlink"/>
            <w:rFonts w:ascii="Calibri" w:hAnsi="Calibri" w:cs="Calibri"/>
            <w:noProof/>
          </w:rPr>
          <w:t>5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Variable Data Dictionary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_Toc401753725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9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6" w:history="1">
        <w:r w:rsidR="00115348" w:rsidRPr="00152FE6">
          <w:rPr>
            <w:rStyle w:val="Hyperlink"/>
            <w:rFonts w:ascii="Calibri" w:hAnsi="Calibri" w:cs="Calibri"/>
          </w:rPr>
          <w:t>5.1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User defined typedef definition/declaration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_Toc401753726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9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7" w:history="1">
        <w:r w:rsidR="00115348" w:rsidRPr="00152FE6">
          <w:rPr>
            <w:rStyle w:val="Hyperlink"/>
            <w:rFonts w:ascii="Calibri" w:hAnsi="Calibri" w:cs="Calibri"/>
          </w:rPr>
          <w:t>5.2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Variable definition for enumerated types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_Toc401753727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9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28" w:history="1">
        <w:r w:rsidR="00115348" w:rsidRPr="00152FE6">
          <w:rPr>
            <w:rStyle w:val="Hyperlink"/>
            <w:rFonts w:ascii="Calibri" w:hAnsi="Calibri" w:cs="Calibri"/>
            <w:noProof/>
          </w:rPr>
          <w:t>6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Constant Data Dictionary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_Toc401753728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10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29" w:history="1">
        <w:r w:rsidR="00115348" w:rsidRPr="00152FE6">
          <w:rPr>
            <w:rStyle w:val="Hyperlink"/>
            <w:rFonts w:ascii="Calibri" w:hAnsi="Calibri" w:cs="Calibri"/>
          </w:rPr>
          <w:t>6.1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Program(fixed) Constants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_Toc401753729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10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0" w:history="1">
        <w:r w:rsidR="00115348" w:rsidRPr="00152FE6">
          <w:rPr>
            <w:rStyle w:val="Hyperlink"/>
            <w:rFonts w:ascii="Calibri" w:hAnsi="Calibri" w:cs="Calibri"/>
          </w:rPr>
          <w:t>6.1.1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Embedded Constants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_Toc401753730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10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1" w:history="1">
        <w:r w:rsidR="00115348" w:rsidRPr="00152FE6">
          <w:rPr>
            <w:rStyle w:val="Hyperlink"/>
            <w:rFonts w:ascii="Calibri" w:hAnsi="Calibri" w:cs="Calibri"/>
          </w:rPr>
          <w:t>6.1.1.1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Local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_Toc401753731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10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2" w:history="1">
        <w:r w:rsidR="00115348" w:rsidRPr="00152FE6">
          <w:rPr>
            <w:rStyle w:val="Hyperlink"/>
            <w:rFonts w:ascii="Calibri" w:hAnsi="Calibri" w:cs="Calibri"/>
          </w:rPr>
          <w:t>6.1.1.2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Global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_Toc401753732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10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3" w:history="1">
        <w:r w:rsidR="00115348" w:rsidRPr="00152FE6">
          <w:rPr>
            <w:rStyle w:val="Hyperlink"/>
            <w:rFonts w:ascii="Calibri" w:hAnsi="Calibri" w:cs="Calibri"/>
          </w:rPr>
          <w:t>6.1.2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Module specific Lookup Tables Constants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_Toc401753733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10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4" w:history="1">
        <w:r w:rsidR="00115348" w:rsidRPr="00152FE6">
          <w:rPr>
            <w:rStyle w:val="Hyperlink"/>
            <w:rFonts w:ascii="Calibri" w:hAnsi="Calibri" w:cs="Calibri"/>
          </w:rPr>
          <w:t>6.1.3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Library Functions / Macros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_Toc401753734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11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5" w:history="1">
        <w:r w:rsidR="00115348" w:rsidRPr="00152FE6">
          <w:rPr>
            <w:rStyle w:val="Hyperlink"/>
            <w:rFonts w:ascii="Calibri" w:hAnsi="Calibri" w:cs="Calibri"/>
          </w:rPr>
          <w:t>6.1.4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Data Hiding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_Toc401753735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11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36" w:history="1">
        <w:r w:rsidR="00115348" w:rsidRPr="00152FE6">
          <w:rPr>
            <w:rStyle w:val="Hyperlink"/>
            <w:rFonts w:ascii="Calibri" w:hAnsi="Calibri" w:cs="Calibri"/>
            <w:noProof/>
          </w:rPr>
          <w:t>7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Software Module Implementation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_Toc401753736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12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7" w:history="1">
        <w:r w:rsidR="00115348" w:rsidRPr="00152FE6">
          <w:rPr>
            <w:rStyle w:val="Hyperlink"/>
            <w:rFonts w:ascii="Calibri" w:hAnsi="Calibri" w:cs="Calibri"/>
          </w:rPr>
          <w:t>7.1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Initialization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_Toc401753737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12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8" w:history="1">
        <w:r w:rsidR="00115348" w:rsidRPr="00152FE6">
          <w:rPr>
            <w:rStyle w:val="Hyperlink"/>
            <w:rFonts w:ascii="Calibri" w:hAnsi="Calibri" w:cs="Calibri"/>
          </w:rPr>
          <w:t>7.1.1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Init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_Toc401753738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12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39" w:history="1">
        <w:r w:rsidR="00115348" w:rsidRPr="00152FE6">
          <w:rPr>
            <w:rStyle w:val="Hyperlink"/>
            <w:rFonts w:ascii="Calibri" w:hAnsi="Calibri" w:cs="Calibri"/>
          </w:rPr>
          <w:t>7.1.1.1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Module Outputs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_Toc401753739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12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0" w:history="1">
        <w:r w:rsidR="00115348" w:rsidRPr="00152FE6">
          <w:rPr>
            <w:rStyle w:val="Hyperlink"/>
            <w:rFonts w:ascii="Calibri" w:hAnsi="Calibri" w:cs="Calibri"/>
          </w:rPr>
          <w:t>7.1.1.2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Module Internal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_Toc401753740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12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1" w:history="1">
        <w:r w:rsidR="00115348" w:rsidRPr="00152FE6">
          <w:rPr>
            <w:rStyle w:val="Hyperlink"/>
            <w:rFonts w:ascii="Calibri" w:hAnsi="Calibri" w:cs="Calibri"/>
          </w:rPr>
          <w:t>7.2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PERIODIC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_Toc401753741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2" w:history="1">
        <w:r w:rsidR="00115348" w:rsidRPr="00152FE6">
          <w:rPr>
            <w:rStyle w:val="Hyperlink"/>
            <w:rFonts w:ascii="Calibri" w:hAnsi="Calibri" w:cs="Calibri"/>
          </w:rPr>
          <w:t>7.2.1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Per: CustBattDiag_Per1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_Toc401753742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3" w:history="1">
        <w:r w:rsidR="00115348" w:rsidRPr="00152FE6">
          <w:rPr>
            <w:rStyle w:val="Hyperlink"/>
            <w:rFonts w:ascii="Calibri" w:hAnsi="Calibri" w:cs="Calibri"/>
          </w:rPr>
          <w:t>7.2.1.1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Design Rationale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_Toc401753743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4" w:history="1">
        <w:r w:rsidR="00115348" w:rsidRPr="00152FE6">
          <w:rPr>
            <w:rStyle w:val="Hyperlink"/>
            <w:rFonts w:ascii="Calibri" w:hAnsi="Calibri" w:cs="Calibri"/>
          </w:rPr>
          <w:t>7.2.1.2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Store Module Inputs to Local copies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_Toc401753744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5" w:history="1">
        <w:r w:rsidR="00115348" w:rsidRPr="00152FE6">
          <w:rPr>
            <w:rStyle w:val="Hyperlink"/>
            <w:rFonts w:ascii="Calibri" w:hAnsi="Calibri" w:cs="Calibri"/>
          </w:rPr>
          <w:t>7.2.1.3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Ntc 0xE5 and 0xE7 Diagnostics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_Toc401753745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6" w:history="1">
        <w:r w:rsidR="00115348" w:rsidRPr="00152FE6">
          <w:rPr>
            <w:rStyle w:val="Hyperlink"/>
            <w:rFonts w:ascii="Calibri" w:hAnsi="Calibri" w:cs="Calibri"/>
          </w:rPr>
          <w:t>7.2.1.4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Store Local copy of outputs into Module Outputs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_Toc401753746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13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7" w:history="1">
        <w:r w:rsidR="00115348" w:rsidRPr="00152FE6">
          <w:rPr>
            <w:rStyle w:val="Hyperlink"/>
            <w:rFonts w:ascii="Calibri" w:hAnsi="Calibri" w:cs="Calibri"/>
          </w:rPr>
          <w:t>7.2.2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Per: CustBattDiag_Per2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_Toc401753747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14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8" w:history="1">
        <w:r w:rsidR="00115348" w:rsidRPr="00152FE6">
          <w:rPr>
            <w:rStyle w:val="Hyperlink"/>
            <w:rFonts w:ascii="Calibri" w:hAnsi="Calibri" w:cs="Calibri"/>
          </w:rPr>
          <w:t>7.2.2.1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Design Rationale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_Toc401753748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14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49" w:history="1">
        <w:r w:rsidR="00115348" w:rsidRPr="00152FE6">
          <w:rPr>
            <w:rStyle w:val="Hyperlink"/>
            <w:rFonts w:ascii="Calibri" w:hAnsi="Calibri" w:cs="Calibri"/>
          </w:rPr>
          <w:t>7.2.2.2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Store Module Inputs to Local copies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_Toc401753749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14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0" w:history="1">
        <w:r w:rsidR="00115348" w:rsidRPr="00152FE6">
          <w:rPr>
            <w:rStyle w:val="Hyperlink"/>
            <w:rFonts w:ascii="Calibri" w:hAnsi="Calibri" w:cs="Calibri"/>
          </w:rPr>
          <w:t>7.2.2.3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Battery Voltage Diagnostics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_Toc401753750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14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1" w:history="1">
        <w:r w:rsidR="00115348" w:rsidRPr="00152FE6">
          <w:rPr>
            <w:rStyle w:val="Hyperlink"/>
            <w:rFonts w:ascii="Calibri" w:hAnsi="Calibri" w:cs="Calibri"/>
          </w:rPr>
          <w:t>7.2.2.4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Store Local copy of outputs into Module Outputs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_Toc401753751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2" w:history="1">
        <w:r w:rsidR="00115348" w:rsidRPr="00152FE6">
          <w:rPr>
            <w:rStyle w:val="Hyperlink"/>
            <w:rFonts w:ascii="Calibri" w:hAnsi="Calibri" w:cs="Calibri"/>
          </w:rPr>
          <w:t>7.3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Interrupt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_Toc401753752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3" w:history="1">
        <w:r w:rsidR="00115348" w:rsidRPr="00152FE6">
          <w:rPr>
            <w:rStyle w:val="Hyperlink"/>
            <w:rFonts w:ascii="Calibri" w:hAnsi="Calibri" w:cs="Calibri"/>
          </w:rPr>
          <w:t>7.4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TRANSIENT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_Toc401753753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4" w:history="1">
        <w:r w:rsidR="00115348" w:rsidRPr="00152FE6">
          <w:rPr>
            <w:rStyle w:val="Hyperlink"/>
            <w:rFonts w:ascii="Calibri" w:hAnsi="Calibri" w:cs="Calibri"/>
          </w:rPr>
          <w:t>7.5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Serial Communication Functions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_Toc401753754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5" w:history="1">
        <w:r w:rsidR="00115348" w:rsidRPr="00152FE6">
          <w:rPr>
            <w:rStyle w:val="Hyperlink"/>
            <w:rFonts w:ascii="Calibri" w:hAnsi="Calibri" w:cs="Calibri"/>
          </w:rPr>
          <w:t>7.6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Local Function/Macro Definitions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_Toc401753755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6" w:history="1">
        <w:r w:rsidR="00115348" w:rsidRPr="00152FE6">
          <w:rPr>
            <w:rStyle w:val="Hyperlink"/>
            <w:rFonts w:ascii="Calibri" w:hAnsi="Calibri" w:cs="Calibri"/>
          </w:rPr>
          <w:t>7.6.1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Apply hysteresis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_Toc401753756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7" w:history="1">
        <w:r w:rsidR="00115348" w:rsidRPr="00152FE6">
          <w:rPr>
            <w:rStyle w:val="Hyperlink"/>
            <w:rFonts w:ascii="Calibri" w:hAnsi="Calibri" w:cs="Calibri"/>
          </w:rPr>
          <w:t>7.6.2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Description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_Toc401753757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16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8" w:history="1">
        <w:r w:rsidR="00115348" w:rsidRPr="00152FE6">
          <w:rPr>
            <w:rStyle w:val="Hyperlink"/>
            <w:rFonts w:ascii="Calibri" w:hAnsi="Calibri" w:cs="Calibri"/>
          </w:rPr>
          <w:t>7.6.3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Control Timers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_Toc401753758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17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59" w:history="1">
        <w:r w:rsidR="00115348" w:rsidRPr="00152FE6">
          <w:rPr>
            <w:rStyle w:val="Hyperlink"/>
            <w:rFonts w:ascii="Calibri" w:hAnsi="Calibri" w:cs="Calibri"/>
          </w:rPr>
          <w:t>7.6.4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Description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_Toc401753759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17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01753760" w:history="1">
        <w:r w:rsidR="00115348" w:rsidRPr="00152FE6">
          <w:rPr>
            <w:rStyle w:val="Hyperlink"/>
            <w:rFonts w:ascii="Calibri" w:hAnsi="Calibri" w:cs="Calibri"/>
          </w:rPr>
          <w:t>7.7</w:t>
        </w:r>
        <w:r w:rsidR="0011534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115348" w:rsidRPr="00152FE6">
          <w:rPr>
            <w:rStyle w:val="Hyperlink"/>
            <w:rFonts w:ascii="Calibri" w:hAnsi="Calibri" w:cs="Calibri"/>
          </w:rPr>
          <w:t>GLObAL Function/Macro Definitions</w:t>
        </w:r>
        <w:r w:rsidR="00115348">
          <w:rPr>
            <w:webHidden/>
          </w:rPr>
          <w:tab/>
        </w:r>
        <w:r w:rsidR="00115348">
          <w:rPr>
            <w:webHidden/>
          </w:rPr>
          <w:fldChar w:fldCharType="begin"/>
        </w:r>
        <w:r w:rsidR="00115348">
          <w:rPr>
            <w:webHidden/>
          </w:rPr>
          <w:instrText xml:space="preserve"> PAGEREF _Toc401753760 \h </w:instrText>
        </w:r>
        <w:r w:rsidR="00115348">
          <w:rPr>
            <w:webHidden/>
          </w:rPr>
        </w:r>
        <w:r w:rsidR="00115348">
          <w:rPr>
            <w:webHidden/>
          </w:rPr>
          <w:fldChar w:fldCharType="separate"/>
        </w:r>
        <w:r w:rsidR="00115348">
          <w:rPr>
            <w:webHidden/>
          </w:rPr>
          <w:t>18</w:t>
        </w:r>
        <w:r w:rsidR="00115348">
          <w:rPr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61" w:history="1">
        <w:r w:rsidR="00115348" w:rsidRPr="00152FE6">
          <w:rPr>
            <w:rStyle w:val="Hyperlink"/>
            <w:rFonts w:ascii="Calibri" w:hAnsi="Calibri" w:cs="Calibri"/>
            <w:noProof/>
          </w:rPr>
          <w:t>8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Known Limitations With Design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_Toc401753761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19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62" w:history="1">
        <w:r w:rsidR="00115348" w:rsidRPr="00152FE6">
          <w:rPr>
            <w:rStyle w:val="Hyperlink"/>
            <w:rFonts w:ascii="Calibri" w:hAnsi="Calibri" w:cs="Calibri"/>
            <w:noProof/>
          </w:rPr>
          <w:t>9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UNIT TEST CONSIDERATION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_Toc401753762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20</w:t>
        </w:r>
        <w:r w:rsidR="00115348">
          <w:rPr>
            <w:noProof/>
            <w:webHidden/>
          </w:rPr>
          <w:fldChar w:fldCharType="end"/>
        </w:r>
      </w:hyperlink>
    </w:p>
    <w:p w:rsidR="00115348" w:rsidRDefault="0052660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01753763" w:history="1">
        <w:r w:rsidR="00115348" w:rsidRPr="00152FE6">
          <w:rPr>
            <w:rStyle w:val="Hyperlink"/>
            <w:rFonts w:ascii="Calibri" w:hAnsi="Calibri" w:cs="Calibri"/>
            <w:noProof/>
          </w:rPr>
          <w:t>10</w:t>
        </w:r>
        <w:r w:rsidR="0011534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115348" w:rsidRPr="00152FE6">
          <w:rPr>
            <w:rStyle w:val="Hyperlink"/>
            <w:rFonts w:ascii="Calibri" w:hAnsi="Calibri" w:cs="Calibri"/>
            <w:noProof/>
          </w:rPr>
          <w:t>Appendix A – Configuration Schemes</w:t>
        </w:r>
        <w:r w:rsidR="00115348">
          <w:rPr>
            <w:noProof/>
            <w:webHidden/>
          </w:rPr>
          <w:tab/>
        </w:r>
        <w:r w:rsidR="00115348">
          <w:rPr>
            <w:noProof/>
            <w:webHidden/>
          </w:rPr>
          <w:fldChar w:fldCharType="begin"/>
        </w:r>
        <w:r w:rsidR="00115348">
          <w:rPr>
            <w:noProof/>
            <w:webHidden/>
          </w:rPr>
          <w:instrText xml:space="preserve"> PAGEREF _Toc401753763 \h </w:instrText>
        </w:r>
        <w:r w:rsidR="00115348">
          <w:rPr>
            <w:noProof/>
            <w:webHidden/>
          </w:rPr>
        </w:r>
        <w:r w:rsidR="00115348">
          <w:rPr>
            <w:noProof/>
            <w:webHidden/>
          </w:rPr>
          <w:fldChar w:fldCharType="separate"/>
        </w:r>
        <w:r w:rsidR="00115348">
          <w:rPr>
            <w:noProof/>
            <w:webHidden/>
          </w:rPr>
          <w:t>21</w:t>
        </w:r>
        <w:r w:rsidR="00115348">
          <w:rPr>
            <w:noProof/>
            <w:webHidden/>
          </w:rPr>
          <w:fldChar w:fldCharType="end"/>
        </w:r>
      </w:hyperlink>
    </w:p>
    <w:p w:rsidR="00891F29" w:rsidRPr="00AA38E8" w:rsidRDefault="009C5629">
      <w:pPr>
        <w:rPr>
          <w:rFonts w:cs="Calibri"/>
        </w:rPr>
      </w:pPr>
      <w:r w:rsidRPr="00AA38E8">
        <w:rPr>
          <w:rFonts w:cs="Calibri"/>
          <w:b/>
          <w:caps/>
          <w:color w:val="000000"/>
          <w:sz w:val="24"/>
          <w:szCs w:val="20"/>
          <w:lang w:val="en-GB" w:bidi="ar-SA"/>
        </w:rPr>
        <w:fldChar w:fldCharType="end"/>
      </w:r>
    </w:p>
    <w:p w:rsidR="00B81C1B" w:rsidRPr="00AA38E8" w:rsidRDefault="00B81C1B">
      <w:pPr>
        <w:rPr>
          <w:rFonts w:cs="Calibri"/>
        </w:rPr>
      </w:pPr>
    </w:p>
    <w:p w:rsidR="00707BA6" w:rsidRPr="00AA38E8" w:rsidRDefault="00707BA6" w:rsidP="00707BA6">
      <w:pPr>
        <w:pStyle w:val="TOC3"/>
        <w:numPr>
          <w:ilvl w:val="0"/>
          <w:numId w:val="0"/>
        </w:numPr>
        <w:ind w:left="567"/>
        <w:rPr>
          <w:rFonts w:cs="Calibri"/>
        </w:rPr>
      </w:pPr>
    </w:p>
    <w:p w:rsidR="00063A7A" w:rsidRPr="00AA38E8" w:rsidRDefault="00B81C1B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3" w:name="_Toc367436496"/>
      <w:bookmarkStart w:id="24" w:name="_Toc401753716"/>
      <w:r w:rsidRPr="00AA38E8">
        <w:rPr>
          <w:rFonts w:ascii="Calibri" w:hAnsi="Calibri" w:cs="Calibri"/>
        </w:rPr>
        <w:lastRenderedPageBreak/>
        <w:t>A</w:t>
      </w:r>
      <w:bookmarkEnd w:id="23"/>
      <w:r w:rsidR="001161D2" w:rsidRPr="00AA38E8">
        <w:rPr>
          <w:rFonts w:ascii="Calibri" w:hAnsi="Calibri" w:cs="Calibri"/>
        </w:rPr>
        <w:t xml:space="preserve">bbrevations And </w:t>
      </w:r>
      <w:r w:rsidR="00063A7A" w:rsidRPr="00AA38E8">
        <w:rPr>
          <w:rFonts w:ascii="Calibri" w:hAnsi="Calibri" w:cs="Calibri"/>
        </w:rPr>
        <w:t>Acronyms</w:t>
      </w:r>
      <w:bookmarkEnd w:id="24"/>
    </w:p>
    <w:tbl>
      <w:tblPr>
        <w:tblW w:w="0" w:type="auto"/>
        <w:tblInd w:w="64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437"/>
        <w:gridCol w:w="6202"/>
      </w:tblGrid>
      <w:tr w:rsidR="001161D2" w:rsidRPr="00AA38E8" w:rsidTr="00B915BD">
        <w:tc>
          <w:tcPr>
            <w:tcW w:w="2437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B1EDB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Abbreviation</w:t>
            </w:r>
          </w:p>
        </w:tc>
        <w:tc>
          <w:tcPr>
            <w:tcW w:w="6202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27610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Description</w:t>
            </w:r>
          </w:p>
        </w:tc>
      </w:tr>
      <w:tr w:rsidR="00D52276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MDD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Module design Document</w:t>
            </w:r>
          </w:p>
        </w:tc>
      </w:tr>
    </w:tbl>
    <w:p w:rsidR="00B81C1B" w:rsidRPr="00AA38E8" w:rsidRDefault="00B81C1B">
      <w:pPr>
        <w:rPr>
          <w:rFonts w:cs="Calibri"/>
          <w:sz w:val="19"/>
        </w:rPr>
      </w:pPr>
    </w:p>
    <w:p w:rsidR="00063A7A" w:rsidRPr="00AA38E8" w:rsidRDefault="00063A7A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5" w:name="_Toc401753717"/>
      <w:r w:rsidRPr="00AA38E8">
        <w:rPr>
          <w:rFonts w:ascii="Calibri" w:hAnsi="Calibri" w:cs="Calibri"/>
        </w:rPr>
        <w:lastRenderedPageBreak/>
        <w:t>References</w:t>
      </w:r>
      <w:bookmarkEnd w:id="25"/>
    </w:p>
    <w:p w:rsidR="00063A7A" w:rsidRPr="00AA38E8" w:rsidRDefault="00063A7A" w:rsidP="00063A7A">
      <w:pPr>
        <w:rPr>
          <w:rFonts w:cs="Calibri"/>
          <w:lang w:bidi="ar-SA"/>
        </w:rPr>
      </w:pPr>
      <w:r w:rsidRPr="00AA38E8">
        <w:rPr>
          <w:rFonts w:cs="Calibri"/>
          <w:lang w:bidi="ar-SA"/>
        </w:rPr>
        <w:t xml:space="preserve">This section </w:t>
      </w:r>
      <w:proofErr w:type="gramStart"/>
      <w:r w:rsidRPr="00AA38E8">
        <w:rPr>
          <w:rFonts w:cs="Calibri"/>
          <w:lang w:bidi="ar-SA"/>
        </w:rPr>
        <w:t>Lists</w:t>
      </w:r>
      <w:proofErr w:type="gramEnd"/>
      <w:r w:rsidRPr="00AA38E8">
        <w:rPr>
          <w:rFonts w:cs="Calibri"/>
          <w:lang w:bidi="ar-SA"/>
        </w:rPr>
        <w:t xml:space="preserve"> the title &amp; version of all the documents that are referred for development of this document</w:t>
      </w:r>
    </w:p>
    <w:tbl>
      <w:tblPr>
        <w:tblW w:w="0" w:type="auto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101"/>
        <w:gridCol w:w="6095"/>
        <w:gridCol w:w="2091"/>
      </w:tblGrid>
      <w:tr w:rsidR="00063A7A" w:rsidRPr="00AA38E8" w:rsidTr="00586EF4">
        <w:tc>
          <w:tcPr>
            <w:tcW w:w="110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Sr. No.</w:t>
            </w:r>
          </w:p>
        </w:tc>
        <w:tc>
          <w:tcPr>
            <w:tcW w:w="6095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Title</w:t>
            </w:r>
          </w:p>
        </w:tc>
        <w:tc>
          <w:tcPr>
            <w:tcW w:w="209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Version</w:t>
            </w:r>
          </w:p>
        </w:tc>
      </w:tr>
      <w:tr w:rsidR="00063A7A" w:rsidRPr="00AA38E8" w:rsidTr="00586EF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2D6391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B915BD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MDD Guidelines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3A7A" w:rsidRPr="00AA38E8" w:rsidRDefault="00B915BD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D52276" w:rsidRPr="00AA38E8" w:rsidTr="00586EF4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 w:rsidRPr="008C412D">
              <w:rPr>
                <w:rFonts w:cs="Calibri"/>
                <w:szCs w:val="19"/>
              </w:rPr>
              <w:t>Software Naming Conventions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132EC3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31394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 xml:space="preserve">Coding </w:t>
            </w:r>
            <w:proofErr w:type="spellStart"/>
            <w:r>
              <w:rPr>
                <w:rFonts w:cs="Calibri"/>
                <w:szCs w:val="19"/>
              </w:rPr>
              <w:t>Standands</w:t>
            </w:r>
            <w:proofErr w:type="spellEnd"/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B352F7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232066" w:rsidP="009C2C9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>PSA BMPV SCIR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232066" w:rsidP="005F441D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00</w:t>
            </w:r>
            <w:r w:rsidR="00240F6E">
              <w:rPr>
                <w:rFonts w:cs="Calibri"/>
                <w:lang w:bidi="ar-SA"/>
              </w:rPr>
              <w:t>3</w:t>
            </w:r>
            <w:ins w:id="26" w:author="Owen Tosh" w:date="2015-11-24T09:37:00Z">
              <w:r w:rsidR="005F441D">
                <w:rPr>
                  <w:rFonts w:cs="Calibri"/>
                  <w:lang w:bidi="ar-SA"/>
                </w:rPr>
                <w:t>E</w:t>
              </w:r>
            </w:ins>
            <w:del w:id="27" w:author="Owen Tosh" w:date="2015-11-24T09:37:00Z">
              <w:r w:rsidR="00C27ED9" w:rsidDel="005F441D">
                <w:rPr>
                  <w:rFonts w:cs="Calibri"/>
                  <w:lang w:bidi="ar-SA"/>
                </w:rPr>
                <w:delText>B</w:delText>
              </w:r>
            </w:del>
          </w:p>
        </w:tc>
      </w:tr>
    </w:tbl>
    <w:p w:rsidR="00120D8E" w:rsidRPr="00AA38E8" w:rsidRDefault="00232066" w:rsidP="00D6547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8" w:name="_Toc401753718"/>
      <w:bookmarkEnd w:id="18"/>
      <w:bookmarkEnd w:id="19"/>
      <w:bookmarkEnd w:id="20"/>
      <w:bookmarkEnd w:id="21"/>
      <w:bookmarkEnd w:id="22"/>
      <w:r>
        <w:rPr>
          <w:rFonts w:ascii="Calibri" w:hAnsi="Calibri" w:cs="Calibri"/>
        </w:rPr>
        <w:lastRenderedPageBreak/>
        <w:t>Battery Voltage Diagnostic</w:t>
      </w:r>
      <w:r w:rsidR="002D6391">
        <w:rPr>
          <w:rFonts w:ascii="Calibri" w:hAnsi="Calibri" w:cs="Calibri"/>
        </w:rPr>
        <w:t xml:space="preserve"> </w:t>
      </w:r>
      <w:r w:rsidR="00120D8E" w:rsidRPr="00AA38E8">
        <w:rPr>
          <w:rFonts w:ascii="Calibri" w:hAnsi="Calibri" w:cs="Calibri"/>
        </w:rPr>
        <w:t>High-Level Description</w:t>
      </w:r>
      <w:bookmarkEnd w:id="28"/>
    </w:p>
    <w:p w:rsidR="00232066" w:rsidRDefault="00232066" w:rsidP="00232066">
      <w:pPr>
        <w:ind w:left="567"/>
      </w:pPr>
      <w:r w:rsidRPr="008C3ADF">
        <w:rPr>
          <w:color w:val="000000"/>
        </w:rPr>
        <w:t>This module is responsible for apply</w:t>
      </w:r>
      <w:r>
        <w:rPr>
          <w:color w:val="000000"/>
        </w:rPr>
        <w:t>ing</w:t>
      </w:r>
      <w:r w:rsidRPr="008C3ADF">
        <w:rPr>
          <w:color w:val="000000"/>
        </w:rPr>
        <w:t xml:space="preserve"> voltage and time based hysteresis to the battery voltage to determine </w:t>
      </w:r>
      <w:r w:rsidR="00C438F4">
        <w:rPr>
          <w:color w:val="000000"/>
        </w:rPr>
        <w:t xml:space="preserve">customer specific </w:t>
      </w:r>
      <w:r w:rsidRPr="008C3ADF">
        <w:rPr>
          <w:color w:val="000000"/>
        </w:rPr>
        <w:t xml:space="preserve">over voltage and low voltage faults. </w:t>
      </w:r>
      <w:r>
        <w:rPr>
          <w:color w:val="000000"/>
        </w:rPr>
        <w:t xml:space="preserve"> Requirements for all these faults are detailed in the SCIR. </w:t>
      </w:r>
    </w:p>
    <w:p w:rsidR="00120D8E" w:rsidRPr="00AA38E8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29" w:name="_Toc401753719"/>
      <w:r w:rsidRPr="00AA38E8">
        <w:rPr>
          <w:rFonts w:ascii="Calibri" w:hAnsi="Calibri" w:cs="Calibri"/>
        </w:rPr>
        <w:lastRenderedPageBreak/>
        <w:t>Design details of software module</w:t>
      </w:r>
      <w:bookmarkEnd w:id="29"/>
    </w:p>
    <w:p w:rsidR="00276DF8" w:rsidRPr="00AA38E8" w:rsidRDefault="00276DF8" w:rsidP="00276DF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0" w:name="_Toc399837549"/>
      <w:bookmarkStart w:id="31" w:name="_Toc401753720"/>
      <w:r>
        <w:rPr>
          <w:rFonts w:ascii="Calibri" w:hAnsi="Calibri" w:cs="Calibri"/>
        </w:rPr>
        <w:t xml:space="preserve">Graphical representation of </w:t>
      </w:r>
      <w:bookmarkEnd w:id="30"/>
      <w:r w:rsidR="00477646">
        <w:rPr>
          <w:rFonts w:ascii="Calibri" w:hAnsi="Calibri" w:cs="Calibri"/>
        </w:rPr>
        <w:t>CustBattDiag</w:t>
      </w:r>
      <w:bookmarkEnd w:id="31"/>
    </w:p>
    <w:p w:rsidR="00276DF8" w:rsidRPr="00B24C24" w:rsidRDefault="00276DF8" w:rsidP="00276DF8">
      <w:pPr>
        <w:rPr>
          <w:rFonts w:cs="Calibri"/>
        </w:rPr>
      </w:pPr>
      <w:r w:rsidRPr="00B24C24">
        <w:rPr>
          <w:rFonts w:cs="Calibri"/>
        </w:rPr>
        <w:t>None</w:t>
      </w:r>
    </w:p>
    <w:p w:rsidR="00276DF8" w:rsidRPr="002D6391" w:rsidRDefault="00276DF8" w:rsidP="00276DF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2" w:name="_Toc399837550"/>
      <w:bookmarkStart w:id="33" w:name="_Toc401753721"/>
      <w:r w:rsidRPr="002D6391">
        <w:rPr>
          <w:rFonts w:ascii="Calibri" w:hAnsi="Calibri" w:cs="Calibri"/>
        </w:rPr>
        <w:t>Data Flow Diagram</w:t>
      </w:r>
      <w:bookmarkEnd w:id="32"/>
      <w:bookmarkEnd w:id="33"/>
    </w:p>
    <w:p w:rsidR="00276DF8" w:rsidRPr="00B24C24" w:rsidRDefault="00276DF8" w:rsidP="00276DF8">
      <w:pPr>
        <w:rPr>
          <w:rFonts w:cs="Calibri"/>
        </w:rPr>
      </w:pPr>
      <w:r w:rsidRPr="00B24C24">
        <w:rPr>
          <w:rFonts w:cs="Calibri"/>
        </w:rPr>
        <w:t>None</w:t>
      </w:r>
    </w:p>
    <w:p w:rsidR="00276DF8" w:rsidRPr="002D6391" w:rsidRDefault="00276DF8" w:rsidP="00276DF8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34" w:name="_Toc375924736"/>
      <w:bookmarkStart w:id="35" w:name="_Toc399837551"/>
      <w:bookmarkStart w:id="36" w:name="_Toc401753722"/>
      <w:r w:rsidRPr="002D6391">
        <w:rPr>
          <w:rFonts w:ascii="Calibri" w:hAnsi="Calibri" w:cs="Calibri"/>
        </w:rPr>
        <w:t>Module level DFD</w:t>
      </w:r>
      <w:bookmarkEnd w:id="34"/>
      <w:bookmarkEnd w:id="35"/>
      <w:bookmarkEnd w:id="36"/>
    </w:p>
    <w:p w:rsidR="00276DF8" w:rsidRPr="00B24C24" w:rsidRDefault="00276DF8" w:rsidP="00276DF8">
      <w:pPr>
        <w:rPr>
          <w:lang w:bidi="ar-SA"/>
        </w:rPr>
      </w:pPr>
      <w:r w:rsidRPr="00B24C24">
        <w:rPr>
          <w:rFonts w:cs="Calibri"/>
          <w:lang w:bidi="ar-SA"/>
        </w:rPr>
        <w:t>None</w:t>
      </w:r>
    </w:p>
    <w:p w:rsidR="00276DF8" w:rsidRPr="00A32585" w:rsidRDefault="00276DF8" w:rsidP="00276DF8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37" w:name="_Toc375924737"/>
      <w:bookmarkStart w:id="38" w:name="_Toc399837552"/>
      <w:bookmarkStart w:id="39" w:name="_Toc401753723"/>
      <w:r w:rsidRPr="00A32585">
        <w:rPr>
          <w:rFonts w:ascii="Calibri" w:hAnsi="Calibri" w:cs="Calibri"/>
        </w:rPr>
        <w:t>Sub-Module level DFD</w:t>
      </w:r>
      <w:bookmarkEnd w:id="37"/>
      <w:bookmarkEnd w:id="38"/>
      <w:bookmarkEnd w:id="39"/>
    </w:p>
    <w:p w:rsidR="00276DF8" w:rsidRPr="00B24C24" w:rsidRDefault="00276DF8" w:rsidP="00276DF8">
      <w:pPr>
        <w:rPr>
          <w:lang w:bidi="ar-SA"/>
        </w:rPr>
      </w:pPr>
      <w:r w:rsidRPr="00B24C24">
        <w:rPr>
          <w:lang w:bidi="ar-SA"/>
        </w:rPr>
        <w:t>None</w:t>
      </w:r>
    </w:p>
    <w:p w:rsidR="00656B0A" w:rsidRPr="002D6391" w:rsidRDefault="00656B0A" w:rsidP="0084659D">
      <w:pPr>
        <w:jc w:val="center"/>
        <w:rPr>
          <w:rFonts w:cs="Calibri"/>
          <w:i/>
        </w:rPr>
      </w:pPr>
    </w:p>
    <w:p w:rsidR="00276DF8" w:rsidRDefault="00276DF8" w:rsidP="00276DF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40" w:name="_Toc399837553"/>
      <w:bookmarkStart w:id="41" w:name="_Toc401753724"/>
      <w:r w:rsidRPr="00586EF4">
        <w:rPr>
          <w:rFonts w:ascii="Calibri" w:hAnsi="Calibri" w:cs="Calibri"/>
        </w:rPr>
        <w:t>COMPONENT FLOW DIAGRAM</w:t>
      </w:r>
      <w:bookmarkEnd w:id="40"/>
      <w:bookmarkEnd w:id="41"/>
    </w:p>
    <w:p w:rsidR="004A3A20" w:rsidRDefault="00240F6E" w:rsidP="00F35C18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728BE633" wp14:editId="7C0B337A">
            <wp:extent cx="1309370" cy="13576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CAC" w:rsidRDefault="006B0CAC" w:rsidP="004A3A20">
      <w:pPr>
        <w:rPr>
          <w:lang w:bidi="ar-SA"/>
        </w:rPr>
      </w:pPr>
    </w:p>
    <w:p w:rsidR="004A3A20" w:rsidRPr="004A3A20" w:rsidRDefault="004A3A20" w:rsidP="004A3A20">
      <w:pPr>
        <w:rPr>
          <w:lang w:bidi="ar-SA"/>
        </w:rPr>
      </w:pPr>
    </w:p>
    <w:p w:rsidR="00656B0A" w:rsidRPr="00AA38E8" w:rsidRDefault="00656B0A" w:rsidP="00656B0A">
      <w:pPr>
        <w:rPr>
          <w:rFonts w:cs="Calibri"/>
        </w:rPr>
      </w:pPr>
    </w:p>
    <w:p w:rsidR="00656B0A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42" w:name="_Toc401753725"/>
      <w:r w:rsidRPr="00AA38E8">
        <w:rPr>
          <w:rFonts w:ascii="Calibri" w:hAnsi="Calibri" w:cs="Calibri"/>
        </w:rPr>
        <w:lastRenderedPageBreak/>
        <w:t>Variable Data Dictionary</w:t>
      </w:r>
      <w:bookmarkEnd w:id="42"/>
    </w:p>
    <w:p w:rsidR="00656B0A" w:rsidRPr="00AA38E8" w:rsidRDefault="00656B0A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43" w:name="_Toc382295838"/>
      <w:bookmarkStart w:id="44" w:name="_Toc382297291"/>
      <w:bookmarkStart w:id="45" w:name="_Toc383611455"/>
      <w:bookmarkStart w:id="46" w:name="_Toc382295839"/>
      <w:bookmarkStart w:id="47" w:name="_Toc382297292"/>
      <w:bookmarkStart w:id="48" w:name="_Toc383611456"/>
      <w:bookmarkStart w:id="49" w:name="_Toc382295842"/>
      <w:bookmarkStart w:id="50" w:name="_Toc382297295"/>
      <w:bookmarkStart w:id="51" w:name="_Toc383611459"/>
      <w:bookmarkStart w:id="52" w:name="_Toc382295843"/>
      <w:bookmarkStart w:id="53" w:name="_Toc382297296"/>
      <w:bookmarkStart w:id="54" w:name="_Toc383611460"/>
      <w:bookmarkStart w:id="55" w:name="_Toc382295850"/>
      <w:bookmarkStart w:id="56" w:name="_Toc382297303"/>
      <w:bookmarkStart w:id="57" w:name="_Toc383611467"/>
      <w:bookmarkStart w:id="58" w:name="_Toc382295853"/>
      <w:bookmarkStart w:id="59" w:name="_Toc382297306"/>
      <w:bookmarkStart w:id="60" w:name="_Toc383611470"/>
      <w:bookmarkStart w:id="61" w:name="_Toc382295856"/>
      <w:bookmarkStart w:id="62" w:name="_Toc382297309"/>
      <w:bookmarkStart w:id="63" w:name="_Toc383611473"/>
      <w:bookmarkStart w:id="64" w:name="_Toc382295858"/>
      <w:bookmarkStart w:id="65" w:name="_Toc382297311"/>
      <w:bookmarkStart w:id="66" w:name="_Toc383611475"/>
      <w:bookmarkStart w:id="67" w:name="_Toc382295859"/>
      <w:bookmarkStart w:id="68" w:name="_Toc382297312"/>
      <w:bookmarkStart w:id="69" w:name="_Toc383611476"/>
      <w:bookmarkStart w:id="70" w:name="_Toc382295876"/>
      <w:bookmarkStart w:id="71" w:name="_Toc382297329"/>
      <w:bookmarkStart w:id="72" w:name="_Toc383611493"/>
      <w:bookmarkStart w:id="73" w:name="_Toc401753726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 w:rsidRPr="00AA38E8">
        <w:rPr>
          <w:rFonts w:ascii="Calibri" w:hAnsi="Calibri" w:cs="Calibri"/>
        </w:rPr>
        <w:t>User defined typedef definition/declaration</w:t>
      </w:r>
      <w:bookmarkEnd w:id="73"/>
      <w:r w:rsidRPr="00AA38E8">
        <w:rPr>
          <w:rFonts w:ascii="Calibri" w:hAnsi="Calibri" w:cs="Calibri"/>
        </w:rPr>
        <w:t xml:space="preserve"> </w:t>
      </w:r>
    </w:p>
    <w:tbl>
      <w:tblPr>
        <w:tblW w:w="98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1638"/>
        <w:gridCol w:w="4807"/>
        <w:gridCol w:w="1126"/>
        <w:gridCol w:w="1126"/>
        <w:gridCol w:w="1126"/>
      </w:tblGrid>
      <w:tr w:rsidR="00656B0A" w:rsidRPr="00AA38E8" w:rsidTr="008C5EA1">
        <w:tc>
          <w:tcPr>
            <w:tcW w:w="1638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proofErr w:type="spellStart"/>
            <w:r w:rsidRPr="00AA38E8">
              <w:rPr>
                <w:rFonts w:cs="Calibri"/>
                <w:sz w:val="16"/>
              </w:rPr>
              <w:t>Typedef</w:t>
            </w:r>
            <w:proofErr w:type="spellEnd"/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4807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User Defined Type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(min)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(max)</w:t>
            </w:r>
          </w:p>
        </w:tc>
      </w:tr>
      <w:tr w:rsidR="004A590E" w:rsidRPr="00AA38E8" w:rsidTr="008C5EA1">
        <w:tc>
          <w:tcPr>
            <w:tcW w:w="1638" w:type="dxa"/>
          </w:tcPr>
          <w:p w:rsidR="004A590E" w:rsidRPr="00AA38E8" w:rsidRDefault="00276DF8" w:rsidP="002748B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4807" w:type="dxa"/>
          </w:tcPr>
          <w:p w:rsidR="004A590E" w:rsidRPr="00AA38E8" w:rsidRDefault="004A590E" w:rsidP="00D5227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4A590E" w:rsidRPr="00AA38E8" w:rsidRDefault="004A590E" w:rsidP="006B5804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4A590E" w:rsidRPr="00AA38E8" w:rsidRDefault="004A590E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4A590E" w:rsidRPr="00AA38E8" w:rsidRDefault="004A590E" w:rsidP="00F25926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49479C" w:rsidRPr="0048012A" w:rsidRDefault="0049479C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4" w:name="_Toc338170478"/>
      <w:bookmarkStart w:id="75" w:name="_Toc375924743"/>
      <w:bookmarkStart w:id="76" w:name="_Toc401753727"/>
      <w:r w:rsidRPr="0048012A">
        <w:rPr>
          <w:rFonts w:ascii="Calibri" w:hAnsi="Calibri" w:cs="Calibri"/>
        </w:rPr>
        <w:t>Variable definition for enumerated types</w:t>
      </w:r>
      <w:bookmarkEnd w:id="74"/>
      <w:bookmarkEnd w:id="75"/>
      <w:bookmarkEnd w:id="76"/>
    </w:p>
    <w:tbl>
      <w:tblPr>
        <w:tblW w:w="7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</w:tblGrid>
      <w:tr w:rsidR="007E1D79" w:rsidRPr="00AA38E8" w:rsidTr="00586EF4">
        <w:tc>
          <w:tcPr>
            <w:tcW w:w="3348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Enum</w:t>
            </w:r>
            <w:proofErr w:type="spellEnd"/>
            <w:r>
              <w:rPr>
                <w:rFonts w:cs="Calibri"/>
                <w:sz w:val="16"/>
              </w:rPr>
              <w:t xml:space="preserve"> </w:t>
            </w:r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3097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Value</w:t>
            </w:r>
          </w:p>
        </w:tc>
      </w:tr>
      <w:tr w:rsidR="007E1D79" w:rsidRPr="00AA38E8" w:rsidTr="00586EF4">
        <w:tc>
          <w:tcPr>
            <w:tcW w:w="3348" w:type="dxa"/>
          </w:tcPr>
          <w:p w:rsidR="007E1D79" w:rsidRPr="00AA38E8" w:rsidRDefault="0084659D" w:rsidP="001D631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3097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F64A35" w:rsidRDefault="00F64A35" w:rsidP="00F64A35">
      <w:pPr>
        <w:rPr>
          <w:lang w:bidi="ar-SA"/>
        </w:rPr>
      </w:pPr>
    </w:p>
    <w:p w:rsidR="00656B0A" w:rsidRPr="00AA38E8" w:rsidRDefault="00656B0A" w:rsidP="002E2ADA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77" w:name="_Toc401753728"/>
      <w:r w:rsidRPr="00AA38E8">
        <w:rPr>
          <w:rFonts w:ascii="Calibri" w:hAnsi="Calibri" w:cs="Calibri"/>
        </w:rPr>
        <w:lastRenderedPageBreak/>
        <w:t>Constant Data Dictionary</w:t>
      </w:r>
      <w:bookmarkEnd w:id="77"/>
    </w:p>
    <w:p w:rsidR="00656B0A" w:rsidRPr="00AA38E8" w:rsidRDefault="00656B0A" w:rsidP="002E2AD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8" w:name="_Toc382297340"/>
      <w:bookmarkStart w:id="79" w:name="_Toc383611504"/>
      <w:bookmarkStart w:id="80" w:name="_Toc382297341"/>
      <w:bookmarkStart w:id="81" w:name="_Toc383611505"/>
      <w:bookmarkStart w:id="82" w:name="_Toc382297346"/>
      <w:bookmarkStart w:id="83" w:name="_Toc383611510"/>
      <w:bookmarkStart w:id="84" w:name="_Toc382297348"/>
      <w:bookmarkStart w:id="85" w:name="_Toc383611512"/>
      <w:bookmarkStart w:id="86" w:name="_Toc401753729"/>
      <w:bookmarkEnd w:id="78"/>
      <w:bookmarkEnd w:id="79"/>
      <w:bookmarkEnd w:id="80"/>
      <w:bookmarkEnd w:id="81"/>
      <w:bookmarkEnd w:id="82"/>
      <w:bookmarkEnd w:id="83"/>
      <w:bookmarkEnd w:id="84"/>
      <w:bookmarkEnd w:id="85"/>
      <w:proofErr w:type="gramStart"/>
      <w:r w:rsidRPr="00AA38E8">
        <w:rPr>
          <w:rFonts w:ascii="Calibri" w:hAnsi="Calibri" w:cs="Calibri"/>
        </w:rPr>
        <w:t>Program(</w:t>
      </w:r>
      <w:proofErr w:type="gramEnd"/>
      <w:r w:rsidRPr="00AA38E8">
        <w:rPr>
          <w:rFonts w:ascii="Calibri" w:hAnsi="Calibri" w:cs="Calibri"/>
        </w:rPr>
        <w:t>fixed) Constants</w:t>
      </w:r>
      <w:bookmarkEnd w:id="86"/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87" w:name="_Toc401753730"/>
      <w:r w:rsidRPr="00AA38E8">
        <w:rPr>
          <w:rFonts w:ascii="Calibri" w:hAnsi="Calibri" w:cs="Calibri"/>
        </w:rPr>
        <w:t>Embedded Constants</w:t>
      </w:r>
      <w:bookmarkEnd w:id="87"/>
    </w:p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8" w:name="_Toc401753731"/>
      <w:r w:rsidRPr="00AA38E8">
        <w:rPr>
          <w:rFonts w:ascii="Calibri" w:hAnsi="Calibri" w:cs="Calibri"/>
        </w:rPr>
        <w:t>Local</w:t>
      </w:r>
      <w:bookmarkEnd w:id="88"/>
    </w:p>
    <w:tbl>
      <w:tblPr>
        <w:tblW w:w="937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990"/>
        <w:gridCol w:w="990"/>
        <w:gridCol w:w="4050"/>
      </w:tblGrid>
      <w:tr w:rsidR="00656B0A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Units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</w:tr>
      <w:tr w:rsidR="00F72D1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232066" w:rsidP="00232066">
            <w:pPr>
              <w:tabs>
                <w:tab w:val="center" w:pos="1566"/>
              </w:tabs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alibri"/>
                <w:sz w:val="16"/>
                <w:szCs w:val="16"/>
              </w:rPr>
              <w:tab/>
            </w:r>
            <w:r w:rsidR="001873A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D_TESTPASSED</w:t>
            </w: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_CNT_U</w:t>
            </w:r>
            <w:r w:rsidR="001873A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 w:rsidR="00F72D1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1873AC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D_TESTFAILED</w:t>
            </w:r>
            <w:r w:rsidR="00232066"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_CNT_U</w:t>
            </w:r>
            <w:r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</w:tr>
      <w:tr w:rsidR="00F72D1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232066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D_INDEADBAND_CNT_U</w:t>
            </w:r>
            <w:r w:rsidR="001873A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</w:t>
            </w:r>
          </w:p>
        </w:tc>
      </w:tr>
      <w:tr w:rsidR="00B449F4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F35C18" w:rsidRDefault="00AC3D7E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F35C18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D_LOCKED_CNT_U08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0x00</w:t>
            </w:r>
          </w:p>
        </w:tc>
      </w:tr>
      <w:tr w:rsidR="00B449F4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865CBC" w:rsidRDefault="00AC3D7E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D_CUT_CNT_U08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0x01</w:t>
            </w:r>
          </w:p>
        </w:tc>
      </w:tr>
      <w:tr w:rsidR="00B449F4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865CBC" w:rsidRDefault="00AC3D7E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D_STARTING_CNT_U08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0x02</w:t>
            </w:r>
          </w:p>
        </w:tc>
      </w:tr>
      <w:tr w:rsidR="00B449F4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865CBC" w:rsidRDefault="00AC3D7E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D_ENGRUNNING_CNT_U08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0x03</w:t>
            </w:r>
          </w:p>
        </w:tc>
      </w:tr>
      <w:tr w:rsidR="00B449F4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865CBC" w:rsidRDefault="00AC3D7E" w:rsidP="009B6BDF">
            <w:pPr>
              <w:spacing w:before="60"/>
              <w:jc w:val="center"/>
              <w:rPr>
                <w:rFonts w:asciiTheme="minorHAnsi" w:hAnsiTheme="minorHAnsi" w:cs="Calibri"/>
                <w:sz w:val="16"/>
                <w:szCs w:val="16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D_STOPPED_CNT_U08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0x04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D_DRVRESTART_CNT_U08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0x05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D_DEGRESTART_CNT_U08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0x06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D_ENGPREPARING_CNT_U08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0x07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D_AUTOSTARTING_CNT_U08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0x0A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D_AUTORESTART_CNT_U08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0x0D</w:t>
            </w:r>
          </w:p>
        </w:tc>
      </w:tr>
      <w:tr w:rsidR="00AC3D7E" w:rsidRPr="00AA38E8" w:rsidTr="00B449F4">
        <w:tc>
          <w:tcPr>
            <w:tcW w:w="3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865CBC" w:rsidRDefault="00AC3D7E" w:rsidP="009B6BDF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865CBC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D_INVALID_CNT_U08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4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0x0F</w:t>
            </w:r>
          </w:p>
        </w:tc>
      </w:tr>
    </w:tbl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9" w:name="_Toc401753732"/>
      <w:r w:rsidRPr="00AA38E8">
        <w:rPr>
          <w:rFonts w:ascii="Calibri" w:hAnsi="Calibri" w:cs="Calibri"/>
        </w:rPr>
        <w:t>Global</w:t>
      </w:r>
      <w:bookmarkEnd w:id="89"/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656B0A" w:rsidRPr="00AA38E8" w:rsidTr="00F25926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</w:tr>
      <w:tr w:rsidR="008718F4" w:rsidRPr="00AA38E8" w:rsidTr="00F25926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RPr="00AA38E8" w:rsidRDefault="008718F4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  <w:lang w:val="fr-FR"/>
              </w:rPr>
              <w:t>RTE_MODE_StaMd_Mode_WARMINIT</w:t>
            </w:r>
            <w:proofErr w:type="spellEnd"/>
          </w:p>
        </w:tc>
      </w:tr>
      <w:tr w:rsidR="008718F4" w:rsidRPr="00AA38E8" w:rsidTr="00F25926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RDefault="008718F4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  <w:lang w:val="fr-FR"/>
              </w:rPr>
              <w:t>RTE_MODE_StaMd_Mode_OPERATE</w:t>
            </w:r>
            <w:proofErr w:type="spellEnd"/>
          </w:p>
        </w:tc>
      </w:tr>
      <w:tr w:rsidR="008718F4" w:rsidRPr="00AA38E8" w:rsidTr="00F25926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RDefault="008718F4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  <w:lang w:val="fr-FR"/>
              </w:rPr>
              <w:t>RTE_MODE_StaMd_Mode_DISABLE</w:t>
            </w:r>
            <w:proofErr w:type="spellEnd"/>
          </w:p>
        </w:tc>
      </w:tr>
    </w:tbl>
    <w:p w:rsidR="00656B0A" w:rsidRPr="00AA38E8" w:rsidRDefault="00656B0A" w:rsidP="00656B0A">
      <w:pPr>
        <w:rPr>
          <w:rFonts w:cs="Calibri"/>
        </w:rPr>
      </w:pPr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0" w:name="_Toc401753733"/>
      <w:r w:rsidRPr="00AA38E8">
        <w:rPr>
          <w:rFonts w:ascii="Calibri" w:hAnsi="Calibri" w:cs="Calibri"/>
        </w:rPr>
        <w:t>Module specific Lookup Tables Constants</w:t>
      </w:r>
      <w:bookmarkEnd w:id="90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685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898"/>
        <w:gridCol w:w="1440"/>
        <w:gridCol w:w="1260"/>
        <w:gridCol w:w="1260"/>
      </w:tblGrid>
      <w:tr w:rsidR="00656B0A" w:rsidRPr="00AA38E8" w:rsidTr="00F25926"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Software Segment</w:t>
            </w:r>
          </w:p>
        </w:tc>
      </w:tr>
      <w:tr w:rsidR="009B6BDF" w:rsidRPr="00AA38E8" w:rsidTr="00586EF4">
        <w:trPr>
          <w:trHeight w:val="37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260DB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F4330C" w:rsidRPr="00586EF4" w:rsidRDefault="00F4330C" w:rsidP="00586EF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1" w:name="_Toc401753734"/>
      <w:r w:rsidRPr="00586EF4">
        <w:rPr>
          <w:rFonts w:ascii="Calibri" w:hAnsi="Calibri" w:cs="Calibri"/>
        </w:rPr>
        <w:t>Library Functions / Macros</w:t>
      </w:r>
      <w:bookmarkEnd w:id="91"/>
      <w:r w:rsidRPr="00586EF4">
        <w:rPr>
          <w:rFonts w:ascii="Calibri" w:hAnsi="Calibri" w:cs="Calibri"/>
        </w:rPr>
        <w:t xml:space="preserve"> </w:t>
      </w:r>
    </w:p>
    <w:p w:rsidR="009B6BDF" w:rsidRDefault="00260DBC" w:rsidP="00F4330C">
      <w:r>
        <w:t>None</w:t>
      </w:r>
    </w:p>
    <w:p w:rsidR="00F4330C" w:rsidRDefault="00F4330C" w:rsidP="00586EF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2" w:name="_Toc401753735"/>
      <w:r w:rsidRPr="00586EF4">
        <w:rPr>
          <w:rFonts w:ascii="Calibri" w:hAnsi="Calibri" w:cs="Calibri"/>
        </w:rPr>
        <w:t>Data Hiding Functions</w:t>
      </w:r>
      <w:bookmarkEnd w:id="92"/>
    </w:p>
    <w:p w:rsidR="006C2992" w:rsidRPr="00865CBC" w:rsidRDefault="00276DF8" w:rsidP="00586EF4">
      <w:pPr>
        <w:rPr>
          <w:rFonts w:asciiTheme="minorHAnsi" w:hAnsiTheme="minorHAnsi" w:cs="Consolas"/>
          <w:color w:val="000000"/>
          <w:szCs w:val="20"/>
          <w:lang w:bidi="ar-SA"/>
        </w:rPr>
      </w:pPr>
      <w:r w:rsidRPr="00865CBC">
        <w:rPr>
          <w:rFonts w:asciiTheme="minorHAnsi" w:hAnsiTheme="minorHAnsi" w:cs="Consolas"/>
          <w:color w:val="000000"/>
          <w:szCs w:val="20"/>
          <w:lang w:bidi="ar-SA"/>
        </w:rPr>
        <w:t>Rte_Call_SystemTime_GetSystemTime_mS_u32</w:t>
      </w:r>
      <w:r w:rsidRPr="00865CBC" w:rsidDel="00276DF8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="006C2992" w:rsidRPr="00865CBC">
        <w:rPr>
          <w:rFonts w:asciiTheme="minorHAnsi" w:hAnsiTheme="minorHAnsi" w:cs="Consolas"/>
          <w:color w:val="000000"/>
          <w:szCs w:val="20"/>
          <w:lang w:bidi="ar-SA"/>
        </w:rPr>
        <w:t>()</w:t>
      </w:r>
    </w:p>
    <w:p w:rsidR="006C2992" w:rsidRPr="00865CBC" w:rsidRDefault="00276DF8" w:rsidP="00586EF4">
      <w:pPr>
        <w:rPr>
          <w:rFonts w:asciiTheme="minorHAnsi" w:hAnsiTheme="minorHAnsi" w:cs="Consolas"/>
          <w:color w:val="000000"/>
          <w:szCs w:val="20"/>
          <w:lang w:bidi="ar-SA"/>
        </w:rPr>
      </w:pPr>
      <w:r w:rsidRPr="00865CBC">
        <w:rPr>
          <w:rFonts w:asciiTheme="minorHAnsi" w:hAnsiTheme="minorHAnsi" w:cs="Consolas"/>
          <w:color w:val="000000"/>
          <w:szCs w:val="20"/>
          <w:lang w:bidi="ar-SA"/>
        </w:rPr>
        <w:t>Rte_Call_SystemTime_DtrmnElapsedTime_mS_u16</w:t>
      </w:r>
      <w:r w:rsidRPr="00865CBC" w:rsidDel="00276DF8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="006C2992" w:rsidRPr="00865CBC">
        <w:rPr>
          <w:rFonts w:asciiTheme="minorHAnsi" w:hAnsiTheme="minorHAnsi" w:cs="Consolas"/>
          <w:color w:val="000000"/>
          <w:szCs w:val="20"/>
          <w:lang w:bidi="ar-SA"/>
        </w:rPr>
        <w:t>()</w:t>
      </w:r>
    </w:p>
    <w:p w:rsidR="006C2992" w:rsidRPr="00865CBC" w:rsidRDefault="00276DF8" w:rsidP="00586EF4">
      <w:pPr>
        <w:rPr>
          <w:rFonts w:asciiTheme="minorHAnsi" w:hAnsiTheme="minorHAnsi"/>
          <w:szCs w:val="20"/>
        </w:rPr>
      </w:pPr>
      <w:proofErr w:type="spellStart"/>
      <w:r w:rsidRPr="00865CBC">
        <w:rPr>
          <w:rFonts w:asciiTheme="minorHAnsi" w:hAnsiTheme="minorHAnsi" w:cs="Consolas"/>
          <w:color w:val="000000"/>
          <w:szCs w:val="20"/>
          <w:lang w:bidi="ar-SA"/>
        </w:rPr>
        <w:t>Rte_Call_NxtrDiagMgr_SetNTCStatus</w:t>
      </w:r>
      <w:proofErr w:type="spellEnd"/>
      <w:r w:rsidRPr="00865CBC" w:rsidDel="00276DF8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="006C2992" w:rsidRPr="00865CBC">
        <w:rPr>
          <w:rFonts w:asciiTheme="minorHAnsi" w:hAnsiTheme="minorHAnsi" w:cs="Consolas"/>
          <w:color w:val="000000"/>
          <w:szCs w:val="20"/>
          <w:lang w:bidi="ar-SA"/>
        </w:rPr>
        <w:t>()</w:t>
      </w:r>
    </w:p>
    <w:p w:rsidR="00656B0A" w:rsidRPr="00AA38E8" w:rsidRDefault="00656B0A" w:rsidP="000A0ED7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93" w:name="_Toc401753736"/>
      <w:r w:rsidRPr="00AA38E8">
        <w:rPr>
          <w:rFonts w:ascii="Calibri" w:hAnsi="Calibri" w:cs="Calibri"/>
        </w:rPr>
        <w:lastRenderedPageBreak/>
        <w:t>Software Module Implementation</w:t>
      </w:r>
      <w:bookmarkEnd w:id="93"/>
    </w:p>
    <w:p w:rsidR="00656B0A" w:rsidRPr="00AA38E8" w:rsidRDefault="00656B0A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4" w:name="_Toc401753737"/>
      <w:r w:rsidRPr="00AA38E8">
        <w:rPr>
          <w:rFonts w:ascii="Calibri" w:hAnsi="Calibri" w:cs="Calibri"/>
        </w:rPr>
        <w:t>Initialization Functions</w:t>
      </w:r>
      <w:bookmarkEnd w:id="94"/>
    </w:p>
    <w:p w:rsidR="00656B0A" w:rsidRPr="00877181" w:rsidRDefault="00877181" w:rsidP="00656B0A">
      <w:pPr>
        <w:rPr>
          <w:rFonts w:cs="Calibri"/>
        </w:rPr>
      </w:pPr>
      <w:r>
        <w:rPr>
          <w:rFonts w:cs="Calibri"/>
        </w:rPr>
        <w:t>None</w:t>
      </w:r>
    </w:p>
    <w:p w:rsidR="00117195" w:rsidRPr="00117195" w:rsidRDefault="00117195" w:rsidP="0011719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5" w:name="_Ref382299990"/>
      <w:r>
        <w:rPr>
          <w:rFonts w:ascii="Calibri" w:hAnsi="Calibri" w:cs="Calibri"/>
        </w:rPr>
        <w:br w:type="page"/>
      </w:r>
      <w:bookmarkStart w:id="96" w:name="_Toc401753741"/>
      <w:r w:rsidR="00E107A7">
        <w:rPr>
          <w:rFonts w:ascii="Calibri" w:hAnsi="Calibri" w:cs="Calibri"/>
        </w:rPr>
        <w:lastRenderedPageBreak/>
        <w:t>PERIODIC FUNCTIONS</w:t>
      </w:r>
      <w:bookmarkEnd w:id="95"/>
      <w:bookmarkEnd w:id="96"/>
      <w:r w:rsidR="00E107A7">
        <w:rPr>
          <w:rFonts w:ascii="Calibri" w:hAnsi="Calibri" w:cs="Calibri"/>
        </w:rPr>
        <w:t xml:space="preserve">  </w:t>
      </w:r>
    </w:p>
    <w:p w:rsidR="00B424FD" w:rsidRPr="00AA38E8" w:rsidRDefault="00B424FD" w:rsidP="00B424FD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7" w:name="_Toc399837574"/>
      <w:r w:rsidRPr="00B424FD">
        <w:rPr>
          <w:rFonts w:ascii="Calibri" w:hAnsi="Calibri" w:cs="Calibri"/>
        </w:rPr>
        <w:t xml:space="preserve"> </w:t>
      </w:r>
      <w:bookmarkStart w:id="98" w:name="_Toc401753742"/>
      <w:r w:rsidRPr="00AA38E8">
        <w:rPr>
          <w:rFonts w:ascii="Calibri" w:hAnsi="Calibri" w:cs="Calibri"/>
        </w:rPr>
        <w:t xml:space="preserve">Per: </w:t>
      </w:r>
      <w:r w:rsidR="009D4D49">
        <w:rPr>
          <w:rFonts w:ascii="Calibri" w:hAnsi="Calibri" w:cs="Calibri"/>
        </w:rPr>
        <w:t>CustBattDiag</w:t>
      </w:r>
      <w:r w:rsidRPr="00AA38E8">
        <w:rPr>
          <w:rFonts w:ascii="Calibri" w:hAnsi="Calibri" w:cs="Calibri"/>
        </w:rPr>
        <w:t>_Per</w:t>
      </w:r>
      <w:r>
        <w:rPr>
          <w:rFonts w:ascii="Calibri" w:hAnsi="Calibri" w:cs="Calibri"/>
        </w:rPr>
        <w:t>1</w:t>
      </w:r>
      <w:bookmarkEnd w:id="97"/>
      <w:bookmarkEnd w:id="98"/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9" w:name="_Toc399837575"/>
      <w:bookmarkStart w:id="100" w:name="_Toc401753743"/>
      <w:r w:rsidRPr="00AA38E8">
        <w:rPr>
          <w:rFonts w:ascii="Calibri" w:hAnsi="Calibri" w:cs="Calibri"/>
        </w:rPr>
        <w:t>Design Rationale</w:t>
      </w:r>
      <w:bookmarkEnd w:id="99"/>
      <w:bookmarkEnd w:id="100"/>
    </w:p>
    <w:p w:rsidR="00B424FD" w:rsidRPr="00306273" w:rsidRDefault="00B424FD" w:rsidP="00B424FD">
      <w:pPr>
        <w:rPr>
          <w:rFonts w:cs="Calibri"/>
        </w:rPr>
      </w:pPr>
      <w:r>
        <w:rPr>
          <w:rFonts w:cs="Calibri"/>
        </w:rPr>
        <w:t xml:space="preserve">The under voltage and over voltage </w:t>
      </w:r>
      <w:proofErr w:type="gramStart"/>
      <w:r>
        <w:rPr>
          <w:rFonts w:cs="Calibri"/>
        </w:rPr>
        <w:t>diagnostics(</w:t>
      </w:r>
      <w:proofErr w:type="gramEnd"/>
      <w:r>
        <w:rPr>
          <w:rFonts w:cs="Calibri"/>
        </w:rPr>
        <w:t>NTC 0xE5 and 0xE7) are specified to run in all states and at a 10ms rate.  Due to the faster diagnostic timing and different enable conditions, these two NTCs were moved into their own periodic.</w:t>
      </w:r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01" w:name="_Toc399837576"/>
      <w:bookmarkStart w:id="102" w:name="_Toc401753744"/>
      <w:r w:rsidRPr="00AA38E8">
        <w:rPr>
          <w:rFonts w:ascii="Calibri" w:hAnsi="Calibri" w:cs="Calibri"/>
        </w:rPr>
        <w:t>Store Module Inputs to Local copies</w:t>
      </w:r>
      <w:bookmarkEnd w:id="101"/>
      <w:bookmarkEnd w:id="102"/>
    </w:p>
    <w:p w:rsidR="00B424FD" w:rsidRPr="006B0CAC" w:rsidRDefault="00B424FD" w:rsidP="00B424FD">
      <w:pPr>
        <w:autoSpaceDE w:val="0"/>
        <w:autoSpaceDN w:val="0"/>
        <w:adjustRightInd w:val="0"/>
        <w:rPr>
          <w:rFonts w:asciiTheme="minorHAnsi" w:hAnsiTheme="minorHAnsi" w:cs="Consolas"/>
          <w:szCs w:val="20"/>
          <w:lang w:bidi="ar-SA"/>
        </w:rPr>
      </w:pPr>
      <w:r w:rsidRPr="006B0CAC">
        <w:rPr>
          <w:rFonts w:asciiTheme="minorHAnsi" w:hAnsiTheme="minorHAnsi" w:cs="Consolas"/>
          <w:szCs w:val="20"/>
          <w:lang w:bidi="ar-SA"/>
        </w:rPr>
        <w:t>BattVo</w:t>
      </w:r>
      <w:r w:rsidR="006B0CAC">
        <w:rPr>
          <w:rFonts w:asciiTheme="minorHAnsi" w:hAnsiTheme="minorHAnsi" w:cs="Consolas"/>
          <w:szCs w:val="20"/>
          <w:lang w:bidi="ar-SA"/>
        </w:rPr>
        <w:t>ltage_Volts_T_f32 = Rte_IRead_CustBatt</w:t>
      </w:r>
      <w:r w:rsidRPr="006B0CAC">
        <w:rPr>
          <w:rFonts w:asciiTheme="minorHAnsi" w:hAnsiTheme="minorHAnsi" w:cs="Consolas"/>
          <w:szCs w:val="20"/>
          <w:lang w:bidi="ar-SA"/>
        </w:rPr>
        <w:t>Diag_Per1_Batt_Volt_</w:t>
      </w:r>
      <w:proofErr w:type="gramStart"/>
      <w:r w:rsidRPr="006B0CAC">
        <w:rPr>
          <w:rFonts w:asciiTheme="minorHAnsi" w:hAnsiTheme="minorHAnsi" w:cs="Consolas"/>
          <w:szCs w:val="20"/>
          <w:lang w:bidi="ar-SA"/>
        </w:rPr>
        <w:t>f32()</w:t>
      </w:r>
      <w:proofErr w:type="gramEnd"/>
    </w:p>
    <w:p w:rsidR="00117195" w:rsidRPr="006B0CAC" w:rsidRDefault="00B424FD" w:rsidP="00B424FD">
      <w:pPr>
        <w:rPr>
          <w:rFonts w:asciiTheme="minorHAnsi" w:hAnsiTheme="minorHAnsi"/>
          <w:lang w:bidi="ar-SA"/>
        </w:rPr>
      </w:pPr>
      <w:r w:rsidRPr="006B0CAC">
        <w:rPr>
          <w:rFonts w:asciiTheme="minorHAnsi" w:hAnsiTheme="minorHAnsi" w:cs="Consolas"/>
          <w:szCs w:val="20"/>
          <w:lang w:bidi="ar-SA"/>
        </w:rPr>
        <w:t xml:space="preserve">BattVoltage_Volts_T_u10p6 = </w:t>
      </w:r>
      <w:proofErr w:type="spellStart"/>
      <w:r w:rsidRPr="006B0CAC">
        <w:rPr>
          <w:rFonts w:asciiTheme="minorHAnsi" w:hAnsiTheme="minorHAnsi" w:cs="Consolas"/>
          <w:szCs w:val="20"/>
          <w:lang w:bidi="ar-SA"/>
        </w:rPr>
        <w:t>FPM_FloatToFixed_</w:t>
      </w:r>
      <w:proofErr w:type="gramStart"/>
      <w:r w:rsidRPr="006B0CAC">
        <w:rPr>
          <w:rFonts w:asciiTheme="minorHAnsi" w:hAnsiTheme="minorHAnsi" w:cs="Consolas"/>
          <w:szCs w:val="20"/>
          <w:lang w:bidi="ar-SA"/>
        </w:rPr>
        <w:t>m</w:t>
      </w:r>
      <w:proofErr w:type="spellEnd"/>
      <w:r w:rsidRPr="006B0CAC">
        <w:rPr>
          <w:rFonts w:asciiTheme="minorHAnsi" w:hAnsiTheme="minorHAnsi" w:cs="Consolas"/>
          <w:szCs w:val="20"/>
          <w:lang w:bidi="ar-SA"/>
        </w:rPr>
        <w:t>(</w:t>
      </w:r>
      <w:proofErr w:type="gramEnd"/>
      <w:r w:rsidRPr="006B0CAC">
        <w:rPr>
          <w:rFonts w:asciiTheme="minorHAnsi" w:hAnsiTheme="minorHAnsi" w:cs="Consolas"/>
          <w:szCs w:val="20"/>
          <w:lang w:bidi="ar-SA"/>
        </w:rPr>
        <w:t>BattVoltage_Volts_T_f32, u10p6_T)</w:t>
      </w:r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03" w:name="_Toc382297371"/>
      <w:bookmarkStart w:id="104" w:name="_Toc383611535"/>
      <w:bookmarkStart w:id="105" w:name="_Toc382297372"/>
      <w:bookmarkStart w:id="106" w:name="_Toc383611536"/>
      <w:bookmarkStart w:id="107" w:name="_Toc382297373"/>
      <w:bookmarkStart w:id="108" w:name="_Toc383611537"/>
      <w:bookmarkStart w:id="109" w:name="_Toc382297374"/>
      <w:bookmarkStart w:id="110" w:name="_Toc383611538"/>
      <w:bookmarkStart w:id="111" w:name="_Toc382297375"/>
      <w:bookmarkStart w:id="112" w:name="_Toc383611539"/>
      <w:bookmarkStart w:id="113" w:name="_Toc382297376"/>
      <w:bookmarkStart w:id="114" w:name="_Toc383611540"/>
      <w:bookmarkStart w:id="115" w:name="_Toc382297377"/>
      <w:bookmarkStart w:id="116" w:name="_Toc383611541"/>
      <w:bookmarkStart w:id="117" w:name="_Toc382297378"/>
      <w:bookmarkStart w:id="118" w:name="_Toc383611542"/>
      <w:bookmarkStart w:id="119" w:name="_Toc382297379"/>
      <w:bookmarkStart w:id="120" w:name="_Toc383611543"/>
      <w:bookmarkStart w:id="121" w:name="_Toc382297380"/>
      <w:bookmarkStart w:id="122" w:name="_Toc383611544"/>
      <w:bookmarkStart w:id="123" w:name="_Toc382297381"/>
      <w:bookmarkStart w:id="124" w:name="_Toc383611545"/>
      <w:bookmarkStart w:id="125" w:name="_Toc382297382"/>
      <w:bookmarkStart w:id="126" w:name="_Toc383611546"/>
      <w:bookmarkStart w:id="127" w:name="_Toc382297383"/>
      <w:bookmarkStart w:id="128" w:name="_Toc383611547"/>
      <w:bookmarkStart w:id="129" w:name="_Toc382295908"/>
      <w:bookmarkStart w:id="130" w:name="_Toc382297384"/>
      <w:bookmarkStart w:id="131" w:name="_Toc383611548"/>
      <w:bookmarkStart w:id="132" w:name="_Toc382295909"/>
      <w:bookmarkStart w:id="133" w:name="_Toc382297385"/>
      <w:bookmarkStart w:id="134" w:name="_Toc383611549"/>
      <w:bookmarkStart w:id="135" w:name="_Toc382295910"/>
      <w:bookmarkStart w:id="136" w:name="_Toc382297386"/>
      <w:bookmarkStart w:id="137" w:name="_Toc383611550"/>
      <w:bookmarkStart w:id="138" w:name="_Toc382295911"/>
      <w:bookmarkStart w:id="139" w:name="_Toc382297387"/>
      <w:bookmarkStart w:id="140" w:name="_Toc383611551"/>
      <w:bookmarkStart w:id="141" w:name="_Toc382295912"/>
      <w:bookmarkStart w:id="142" w:name="_Toc382297388"/>
      <w:bookmarkStart w:id="143" w:name="_Toc383611552"/>
      <w:bookmarkStart w:id="144" w:name="_Toc382295913"/>
      <w:bookmarkStart w:id="145" w:name="_Toc382297389"/>
      <w:bookmarkStart w:id="146" w:name="_Toc383611553"/>
      <w:bookmarkStart w:id="147" w:name="_Toc382295914"/>
      <w:bookmarkStart w:id="148" w:name="_Toc382297390"/>
      <w:bookmarkStart w:id="149" w:name="_Toc383611554"/>
      <w:bookmarkStart w:id="150" w:name="_Toc382295915"/>
      <w:bookmarkStart w:id="151" w:name="_Toc382297391"/>
      <w:bookmarkStart w:id="152" w:name="_Toc383611555"/>
      <w:bookmarkStart w:id="153" w:name="_Toc401753745"/>
      <w:bookmarkStart w:id="154" w:name="_Ref382299966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r>
        <w:rPr>
          <w:rFonts w:ascii="Calibri" w:hAnsi="Calibri" w:cs="Calibri"/>
        </w:rPr>
        <w:lastRenderedPageBreak/>
        <w:t>Ntc 0xE5 and 0xE7 Diagnostics</w:t>
      </w:r>
      <w:bookmarkEnd w:id="153"/>
    </w:p>
    <w:p w:rsidR="00821877" w:rsidRDefault="00E83D1F" w:rsidP="00821877">
      <w:r>
        <w:object w:dxaOrig="9640" w:dyaOrig="11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547.35pt" o:ole="">
            <v:imagedata r:id="rId13" o:title=""/>
          </v:shape>
          <o:OLEObject Type="Embed" ProgID="Visio.Drawing.11" ShapeID="_x0000_i1025" DrawAspect="Content" ObjectID="_1509864406" r:id="rId14"/>
        </w:object>
      </w:r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55" w:name="_Toc401753746"/>
      <w:r w:rsidRPr="00AA38E8">
        <w:rPr>
          <w:rFonts w:ascii="Calibri" w:hAnsi="Calibri" w:cs="Calibri"/>
        </w:rPr>
        <w:t>Store Local copy of outputs into Module Outputs</w:t>
      </w:r>
      <w:bookmarkEnd w:id="155"/>
    </w:p>
    <w:p w:rsidR="00865CBC" w:rsidRPr="00865CBC" w:rsidRDefault="00865CBC" w:rsidP="00865CBC">
      <w:pPr>
        <w:rPr>
          <w:lang w:bidi="ar-SA"/>
        </w:rPr>
      </w:pPr>
      <w:r>
        <w:rPr>
          <w:lang w:bidi="ar-SA"/>
        </w:rPr>
        <w:t>None</w:t>
      </w:r>
    </w:p>
    <w:p w:rsidR="00B424FD" w:rsidRPr="00AA38E8" w:rsidRDefault="00B424FD" w:rsidP="00B424FD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156" w:name="_Toc401753747"/>
      <w:r w:rsidRPr="00AA38E8">
        <w:rPr>
          <w:rFonts w:ascii="Calibri" w:hAnsi="Calibri" w:cs="Calibri"/>
        </w:rPr>
        <w:lastRenderedPageBreak/>
        <w:t xml:space="preserve">Per: </w:t>
      </w:r>
      <w:r w:rsidR="009D4D49">
        <w:rPr>
          <w:rFonts w:ascii="Calibri" w:hAnsi="Calibri" w:cs="Calibri"/>
        </w:rPr>
        <w:t>CustBattDiag</w:t>
      </w:r>
      <w:r w:rsidRPr="00AA38E8">
        <w:rPr>
          <w:rFonts w:ascii="Calibri" w:hAnsi="Calibri" w:cs="Calibri"/>
        </w:rPr>
        <w:t>_Per</w:t>
      </w:r>
      <w:r>
        <w:rPr>
          <w:rFonts w:ascii="Calibri" w:hAnsi="Calibri" w:cs="Calibri"/>
        </w:rPr>
        <w:t>2</w:t>
      </w:r>
      <w:bookmarkEnd w:id="156"/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57" w:name="_Toc401753748"/>
      <w:r w:rsidRPr="00AA38E8">
        <w:rPr>
          <w:rFonts w:ascii="Calibri" w:hAnsi="Calibri" w:cs="Calibri"/>
        </w:rPr>
        <w:t>Design Rationale</w:t>
      </w:r>
      <w:bookmarkEnd w:id="157"/>
    </w:p>
    <w:p w:rsidR="00B424FD" w:rsidRPr="00306273" w:rsidRDefault="007D039C" w:rsidP="00B424FD">
      <w:pPr>
        <w:rPr>
          <w:rFonts w:cs="Calibri"/>
        </w:rPr>
      </w:pPr>
      <w:r>
        <w:rPr>
          <w:rFonts w:cs="Calibri"/>
        </w:rPr>
        <w:t xml:space="preserve">The battery voltage diagnostics were split into two </w:t>
      </w:r>
      <w:proofErr w:type="spellStart"/>
      <w:r>
        <w:rPr>
          <w:rFonts w:cs="Calibri"/>
        </w:rPr>
        <w:t>periodics</w:t>
      </w:r>
      <w:proofErr w:type="spellEnd"/>
      <w:r>
        <w:rPr>
          <w:rFonts w:cs="Calibri"/>
        </w:rPr>
        <w:t>.  Per1 handles the faster 10ms diagnostics while Per2 handles the rest.</w:t>
      </w:r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58" w:name="_Toc401753749"/>
      <w:r w:rsidRPr="00AA38E8">
        <w:rPr>
          <w:rFonts w:ascii="Calibri" w:hAnsi="Calibri" w:cs="Calibri"/>
        </w:rPr>
        <w:t>Store Module Inputs to Local copies</w:t>
      </w:r>
      <w:bookmarkEnd w:id="158"/>
    </w:p>
    <w:p w:rsidR="007D039C" w:rsidRPr="00FA37F5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szCs w:val="20"/>
          <w:lang w:bidi="ar-SA"/>
        </w:rPr>
      </w:pPr>
      <w:r w:rsidRPr="00FA37F5">
        <w:rPr>
          <w:rFonts w:asciiTheme="minorHAnsi" w:hAnsiTheme="minorHAnsi" w:cs="Consolas"/>
          <w:color w:val="000000"/>
          <w:szCs w:val="20"/>
          <w:lang w:bidi="ar-SA"/>
        </w:rPr>
        <w:t>BattVo</w:t>
      </w:r>
      <w:r w:rsidR="005465B9">
        <w:rPr>
          <w:rFonts w:asciiTheme="minorHAnsi" w:hAnsiTheme="minorHAnsi" w:cs="Consolas"/>
          <w:color w:val="000000"/>
          <w:szCs w:val="20"/>
          <w:lang w:bidi="ar-SA"/>
        </w:rPr>
        <w:t>ltage_Volts_T_f32 = Rte_IRead_CustBatt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Diag_Per2_Batt_Volt_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f32()</w:t>
      </w:r>
      <w:proofErr w:type="gramEnd"/>
    </w:p>
    <w:p w:rsidR="007D039C" w:rsidRPr="00FA37F5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szCs w:val="20"/>
          <w:lang w:bidi="ar-SA"/>
        </w:rPr>
      </w:pPr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VehSpd_Kph_T_f32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Rte_IRead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_</w:t>
      </w:r>
      <w:r w:rsidR="005465B9" w:rsidRPr="005465B9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proofErr w:type="spellStart"/>
      <w:r w:rsidR="005465B9">
        <w:rPr>
          <w:rFonts w:asciiTheme="minorHAnsi" w:hAnsiTheme="minorHAnsi" w:cs="Consolas"/>
          <w:color w:val="000000"/>
          <w:szCs w:val="20"/>
          <w:lang w:bidi="ar-SA"/>
        </w:rPr>
        <w:t>CustBatt</w:t>
      </w:r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>Diag</w:t>
      </w:r>
      <w:proofErr w:type="spellEnd"/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_Per2_VehicleSpeed_Kph_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f32()</w:t>
      </w:r>
      <w:proofErr w:type="gramEnd"/>
    </w:p>
    <w:p w:rsidR="007D039C" w:rsidRPr="00FA37F5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szCs w:val="20"/>
          <w:lang w:bidi="ar-SA"/>
        </w:rPr>
      </w:pP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EngOn_Cnt_T_lgc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Rte_IRead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_</w:t>
      </w:r>
      <w:r w:rsidR="005465B9" w:rsidRPr="005465B9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proofErr w:type="spellStart"/>
      <w:r w:rsidR="005465B9">
        <w:rPr>
          <w:rFonts w:asciiTheme="minorHAnsi" w:hAnsiTheme="minorHAnsi" w:cs="Consolas"/>
          <w:color w:val="000000"/>
          <w:szCs w:val="20"/>
          <w:lang w:bidi="ar-SA"/>
        </w:rPr>
        <w:t>CustBatt</w:t>
      </w:r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>Diag</w:t>
      </w:r>
      <w:proofErr w:type="spellEnd"/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_Per2_EngOn_Cnt_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lgc()</w:t>
      </w:r>
      <w:proofErr w:type="gramEnd"/>
    </w:p>
    <w:p w:rsidR="007D039C" w:rsidRPr="00FA37F5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szCs w:val="20"/>
          <w:lang w:bidi="ar-SA"/>
        </w:rPr>
      </w:pPr>
      <w:r w:rsidRPr="00FA37F5">
        <w:rPr>
          <w:rFonts w:asciiTheme="minorHAnsi" w:hAnsiTheme="minorHAnsi" w:cs="Consolas"/>
          <w:color w:val="000000"/>
          <w:szCs w:val="20"/>
          <w:lang w:bidi="ar-SA"/>
        </w:rPr>
        <w:t>E</w:t>
      </w:r>
      <w:r w:rsidR="008718F4">
        <w:rPr>
          <w:rFonts w:asciiTheme="minorHAnsi" w:hAnsiTheme="minorHAnsi" w:cs="Consolas"/>
          <w:color w:val="000000"/>
          <w:szCs w:val="20"/>
          <w:lang w:bidi="ar-SA"/>
        </w:rPr>
        <w:t>tat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MT_Cnt_T_u08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Rte_IRead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_</w:t>
      </w:r>
      <w:r w:rsidR="005465B9" w:rsidRPr="005465B9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proofErr w:type="spellStart"/>
      <w:r w:rsidR="005465B9">
        <w:rPr>
          <w:rFonts w:asciiTheme="minorHAnsi" w:hAnsiTheme="minorHAnsi" w:cs="Consolas"/>
          <w:color w:val="000000"/>
          <w:szCs w:val="20"/>
          <w:lang w:bidi="ar-SA"/>
        </w:rPr>
        <w:t>CustBatt</w:t>
      </w:r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>Diag</w:t>
      </w:r>
      <w:proofErr w:type="spellEnd"/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_Per2_E</w:t>
      </w:r>
      <w:r w:rsidR="008718F4">
        <w:rPr>
          <w:rFonts w:asciiTheme="minorHAnsi" w:hAnsiTheme="minorHAnsi" w:cs="Consolas"/>
          <w:color w:val="000000"/>
          <w:szCs w:val="20"/>
          <w:lang w:bidi="ar-SA"/>
        </w:rPr>
        <w:t>tatMT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MT_Cnt_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u08()</w:t>
      </w:r>
      <w:proofErr w:type="gramEnd"/>
    </w:p>
    <w:p w:rsidR="007D039C" w:rsidRPr="00F35C18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BattVoltage_Volts_T_u10p6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FPM_FloatToFixed_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m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(</w:t>
      </w:r>
      <w:proofErr w:type="gramEnd"/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BattVoltage_Volts_T_f32, </w:t>
      </w:r>
      <w:r w:rsidRPr="00F35C18">
        <w:rPr>
          <w:rFonts w:asciiTheme="minorHAnsi" w:hAnsiTheme="minorHAnsi" w:cs="Consolas"/>
          <w:color w:val="000000"/>
          <w:szCs w:val="20"/>
          <w:lang w:bidi="ar-SA"/>
        </w:rPr>
        <w:t>u10p6_T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)</w:t>
      </w:r>
    </w:p>
    <w:p w:rsidR="007D039C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SttdSelcted_Cnt_T_lgc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Rte_IRead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_</w:t>
      </w:r>
      <w:r w:rsidR="005465B9" w:rsidRPr="005465B9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proofErr w:type="spellStart"/>
      <w:r w:rsidR="005465B9">
        <w:rPr>
          <w:rFonts w:asciiTheme="minorHAnsi" w:hAnsiTheme="minorHAnsi" w:cs="Consolas"/>
          <w:color w:val="000000"/>
          <w:szCs w:val="20"/>
          <w:lang w:bidi="ar-SA"/>
        </w:rPr>
        <w:t>CustBatt</w:t>
      </w:r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>Diag</w:t>
      </w:r>
      <w:proofErr w:type="spellEnd"/>
      <w:r w:rsidR="005465B9"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</w:t>
      </w:r>
      <w:r w:rsidRPr="00FA37F5">
        <w:rPr>
          <w:rFonts w:asciiTheme="minorHAnsi" w:hAnsiTheme="minorHAnsi" w:cs="Consolas"/>
          <w:color w:val="000000"/>
          <w:szCs w:val="20"/>
          <w:lang w:bidi="ar-SA"/>
        </w:rPr>
        <w:t>_Per2_STTdSelected_Cnt_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lgc()</w:t>
      </w:r>
      <w:proofErr w:type="gramEnd"/>
    </w:p>
    <w:p w:rsidR="00E83D1F" w:rsidRDefault="00E83D1F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proofErr w:type="spellStart"/>
      <w:r w:rsidRPr="00E83D1F">
        <w:rPr>
          <w:rFonts w:asciiTheme="minorHAnsi" w:hAnsiTheme="minorHAnsi" w:cs="Consolas"/>
          <w:color w:val="000000"/>
          <w:szCs w:val="20"/>
          <w:lang w:bidi="ar-SA"/>
        </w:rPr>
        <w:t>ValidEngineStatus_Cnt_T_lgc</w:t>
      </w:r>
      <w:proofErr w:type="spellEnd"/>
      <w:r w:rsidRPr="00E83D1F">
        <w:rPr>
          <w:rFonts w:asciiTheme="minorHAnsi" w:hAnsiTheme="minorHAnsi" w:cs="Consolas"/>
          <w:color w:val="000000"/>
          <w:szCs w:val="20"/>
          <w:lang w:bidi="ar-SA"/>
        </w:rPr>
        <w:t xml:space="preserve"> = Rte_IRead_CustBattDiag_Per2_ValidEngineStatus_Cnt_</w:t>
      </w:r>
      <w:proofErr w:type="gramStart"/>
      <w:r w:rsidRPr="00E83D1F">
        <w:rPr>
          <w:rFonts w:asciiTheme="minorHAnsi" w:hAnsiTheme="minorHAnsi" w:cs="Consolas"/>
          <w:color w:val="000000"/>
          <w:szCs w:val="20"/>
          <w:lang w:bidi="ar-SA"/>
        </w:rPr>
        <w:t>lgc()</w:t>
      </w:r>
      <w:proofErr w:type="gramEnd"/>
    </w:p>
    <w:p w:rsidR="00E83D1F" w:rsidRDefault="00F35C18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proofErr w:type="spellStart"/>
      <w:r w:rsidRPr="00F35C18">
        <w:rPr>
          <w:rFonts w:asciiTheme="minorHAnsi" w:hAnsiTheme="minorHAnsi" w:cs="Consolas"/>
          <w:color w:val="000000"/>
          <w:szCs w:val="20"/>
          <w:lang w:bidi="ar-SA"/>
        </w:rPr>
        <w:t>VehSpdValid_Cnt_T_lgc</w:t>
      </w:r>
      <w:proofErr w:type="spellEnd"/>
      <w:r w:rsidRPr="00F35C18">
        <w:rPr>
          <w:rFonts w:asciiTheme="minorHAnsi" w:hAnsiTheme="minorHAnsi" w:cs="Consolas"/>
          <w:color w:val="000000"/>
          <w:szCs w:val="20"/>
          <w:lang w:bidi="ar-SA"/>
        </w:rPr>
        <w:t xml:space="preserve"> = Rte_IRead_CustBattDiag_Per2_VehicleSpeedValid_Cnt_</w:t>
      </w:r>
      <w:proofErr w:type="gramStart"/>
      <w:r w:rsidRPr="00F35C18">
        <w:rPr>
          <w:rFonts w:asciiTheme="minorHAnsi" w:hAnsiTheme="minorHAnsi" w:cs="Consolas"/>
          <w:color w:val="000000"/>
          <w:szCs w:val="20"/>
          <w:lang w:bidi="ar-SA"/>
        </w:rPr>
        <w:t>lgc()</w:t>
      </w:r>
      <w:proofErr w:type="gramEnd"/>
    </w:p>
    <w:p w:rsidR="007D039C" w:rsidRPr="00FA37F5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SystemState_Cnt_T_enum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 xml:space="preserve"> = 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Rte_Mode_SystemState_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Mode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()</w:t>
      </w:r>
      <w:proofErr w:type="gramEnd"/>
    </w:p>
    <w:p w:rsidR="00B424FD" w:rsidRDefault="007D039C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Rte_Call_EpsEn_OP_</w:t>
      </w:r>
      <w:proofErr w:type="gram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GET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(</w:t>
      </w:r>
      <w:proofErr w:type="gramEnd"/>
      <w:r w:rsidRPr="00FA37F5">
        <w:rPr>
          <w:rFonts w:asciiTheme="minorHAnsi" w:hAnsiTheme="minorHAnsi" w:cs="Consolas"/>
          <w:color w:val="000000"/>
          <w:szCs w:val="20"/>
          <w:lang w:bidi="ar-SA"/>
        </w:rPr>
        <w:t>&amp;</w:t>
      </w:r>
      <w:proofErr w:type="spellStart"/>
      <w:r w:rsidRPr="00FA37F5">
        <w:rPr>
          <w:rFonts w:asciiTheme="minorHAnsi" w:hAnsiTheme="minorHAnsi" w:cs="Consolas"/>
          <w:color w:val="000000"/>
          <w:szCs w:val="20"/>
          <w:lang w:bidi="ar-SA"/>
        </w:rPr>
        <w:t>EpsEn_Cnt_T_lgc</w:t>
      </w:r>
      <w:proofErr w:type="spellEnd"/>
      <w:r w:rsidRPr="00FA37F5">
        <w:rPr>
          <w:rFonts w:asciiTheme="minorHAnsi" w:hAnsiTheme="minorHAnsi" w:cs="Consolas"/>
          <w:color w:val="000000"/>
          <w:szCs w:val="20"/>
          <w:lang w:bidi="ar-SA"/>
        </w:rPr>
        <w:t>)</w:t>
      </w:r>
    </w:p>
    <w:p w:rsidR="00F35C18" w:rsidRPr="00FA37F5" w:rsidRDefault="00F35C18" w:rsidP="007D039C">
      <w:pPr>
        <w:autoSpaceDE w:val="0"/>
        <w:autoSpaceDN w:val="0"/>
        <w:adjustRightInd w:val="0"/>
        <w:rPr>
          <w:rFonts w:asciiTheme="minorHAnsi" w:hAnsiTheme="minorHAnsi" w:cs="Consolas"/>
          <w:color w:val="000000"/>
          <w:szCs w:val="20"/>
          <w:lang w:bidi="ar-SA"/>
        </w:rPr>
      </w:pPr>
      <w:r w:rsidRPr="00F35C18">
        <w:rPr>
          <w:rFonts w:asciiTheme="minorHAnsi" w:hAnsiTheme="minorHAnsi" w:cs="Consolas"/>
          <w:color w:val="000000"/>
          <w:szCs w:val="20"/>
          <w:lang w:bidi="ar-SA"/>
        </w:rPr>
        <w:t>Rte_Call_SystemTime_GetSystemTime_mS_</w:t>
      </w:r>
      <w:proofErr w:type="gramStart"/>
      <w:r w:rsidRPr="00F35C18">
        <w:rPr>
          <w:rFonts w:asciiTheme="minorHAnsi" w:hAnsiTheme="minorHAnsi" w:cs="Consolas"/>
          <w:color w:val="000000"/>
          <w:szCs w:val="20"/>
          <w:lang w:bidi="ar-SA"/>
        </w:rPr>
        <w:t>u32(</w:t>
      </w:r>
      <w:proofErr w:type="gramEnd"/>
      <w:r w:rsidRPr="00F35C18">
        <w:rPr>
          <w:rFonts w:asciiTheme="minorHAnsi" w:hAnsiTheme="minorHAnsi" w:cs="Consolas"/>
          <w:color w:val="000000"/>
          <w:szCs w:val="20"/>
          <w:lang w:bidi="ar-SA"/>
        </w:rPr>
        <w:t>&amp;SystemTime_mS_T_u32)</w:t>
      </w:r>
    </w:p>
    <w:p w:rsidR="007D039C" w:rsidRDefault="007D039C" w:rsidP="007D039C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59" w:name="_Toc401753750"/>
      <w:r>
        <w:rPr>
          <w:rFonts w:ascii="Calibri" w:hAnsi="Calibri" w:cs="Calibri"/>
        </w:rPr>
        <w:t>Battery Voltage Diagnostics</w:t>
      </w:r>
      <w:bookmarkEnd w:id="159"/>
    </w:p>
    <w:p w:rsidR="006426CF" w:rsidRPr="006426CF" w:rsidRDefault="005E0620" w:rsidP="006825A4">
      <w:pPr>
        <w:jc w:val="center"/>
        <w:rPr>
          <w:lang w:bidi="ar-SA"/>
        </w:rPr>
      </w:pPr>
      <w:r>
        <w:object w:dxaOrig="18955" w:dyaOrig="12418">
          <v:shape id="_x0000_i1026" type="#_x0000_t75" style="width:452pt;height:296.65pt" o:ole="">
            <v:imagedata r:id="rId15" o:title=""/>
          </v:shape>
          <o:OLEObject Type="Embed" ProgID="Visio.Drawing.11" ShapeID="_x0000_i1026" DrawAspect="Content" ObjectID="_1509864407" r:id="rId16"/>
        </w:object>
      </w:r>
    </w:p>
    <w:p w:rsidR="00BF0319" w:rsidRDefault="00BF0319" w:rsidP="00821877">
      <w:pPr>
        <w:rPr>
          <w:lang w:bidi="ar-SA"/>
        </w:rPr>
      </w:pPr>
    </w:p>
    <w:p w:rsidR="00CE55B1" w:rsidRDefault="005E0620" w:rsidP="006825A4">
      <w:pPr>
        <w:jc w:val="center"/>
      </w:pPr>
      <w:del w:id="160" w:author="Owen Tosh" w:date="2015-11-24T09:56:00Z">
        <w:r w:rsidDel="00027BF3">
          <w:object w:dxaOrig="8535" w:dyaOrig="20171">
            <v:shape id="_x0000_i1027" type="#_x0000_t75" style="width:261.35pt;height:607.35pt" o:ole="">
              <v:imagedata r:id="rId17" o:title=""/>
            </v:shape>
            <o:OLEObject Type="Embed" ProgID="Visio.Drawing.11" ShapeID="_x0000_i1027" DrawAspect="Content" ObjectID="_1509864408" r:id="rId18"/>
          </w:object>
        </w:r>
      </w:del>
      <w:ins w:id="161" w:author="Owen Tosh" w:date="2015-11-24T09:56:00Z">
        <w:r w:rsidR="00027BF3">
          <w:object w:dxaOrig="8535" w:dyaOrig="22839">
            <v:shape id="_x0000_i1029" type="#_x0000_t75" style="width:233.35pt;height:613.35pt" o:ole="">
              <v:imagedata r:id="rId19" o:title=""/>
            </v:shape>
            <o:OLEObject Type="Embed" ProgID="Visio.Drawing.11" ShapeID="_x0000_i1029" DrawAspect="Content" ObjectID="_1509864409" r:id="rId20"/>
          </w:object>
        </w:r>
      </w:ins>
    </w:p>
    <w:p w:rsidR="00E55C11" w:rsidRDefault="00E55C11">
      <w:pPr>
        <w:rPr>
          <w:rFonts w:cs="Calibri"/>
          <w:b/>
          <w:caps/>
          <w:szCs w:val="20"/>
          <w:lang w:bidi="ar-SA"/>
        </w:rPr>
      </w:pPr>
      <w:bookmarkStart w:id="162" w:name="_Toc401753751"/>
      <w:r>
        <w:rPr>
          <w:rFonts w:cs="Calibri"/>
        </w:rPr>
        <w:br w:type="page"/>
      </w:r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r w:rsidRPr="00AA38E8">
        <w:rPr>
          <w:rFonts w:ascii="Calibri" w:hAnsi="Calibri" w:cs="Calibri"/>
        </w:rPr>
        <w:lastRenderedPageBreak/>
        <w:t>Store Local copy of outputs into Module Outputs</w:t>
      </w:r>
      <w:bookmarkEnd w:id="162"/>
    </w:p>
    <w:p w:rsidR="00865CBC" w:rsidRPr="00865CBC" w:rsidRDefault="00865CBC" w:rsidP="00865CBC">
      <w:pPr>
        <w:rPr>
          <w:lang w:bidi="ar-SA"/>
        </w:rPr>
      </w:pPr>
      <w:r>
        <w:rPr>
          <w:lang w:bidi="ar-SA"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63" w:name="_Toc401753752"/>
      <w:r w:rsidRPr="00AA38E8">
        <w:rPr>
          <w:rFonts w:ascii="Calibri" w:hAnsi="Calibri" w:cs="Calibri"/>
        </w:rPr>
        <w:t>Interrupt Functions</w:t>
      </w:r>
      <w:bookmarkStart w:id="164" w:name="_GoBack"/>
      <w:bookmarkEnd w:id="154"/>
      <w:bookmarkEnd w:id="163"/>
      <w:bookmarkEnd w:id="164"/>
    </w:p>
    <w:p w:rsidR="00656B0A" w:rsidRPr="00281061" w:rsidRDefault="00281061" w:rsidP="00656B0A">
      <w:pPr>
        <w:rPr>
          <w:rFonts w:cs="Calibri"/>
        </w:rPr>
      </w:pPr>
      <w:r>
        <w:rPr>
          <w:rFonts w:cs="Calibri"/>
        </w:rPr>
        <w:t>None</w:t>
      </w:r>
    </w:p>
    <w:p w:rsidR="00C27725" w:rsidRDefault="00C27725" w:rsidP="00C2772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65" w:name="_Ref383611625"/>
      <w:bookmarkStart w:id="166" w:name="_Toc401753753"/>
      <w:r>
        <w:rPr>
          <w:rFonts w:ascii="Calibri" w:hAnsi="Calibri" w:cs="Calibri"/>
        </w:rPr>
        <w:t>TRANSIENT FUNCTIONS</w:t>
      </w:r>
      <w:bookmarkEnd w:id="165"/>
      <w:bookmarkEnd w:id="166"/>
    </w:p>
    <w:p w:rsidR="00C27725" w:rsidRPr="00281061" w:rsidRDefault="00281061" w:rsidP="00C27725">
      <w:pPr>
        <w:rPr>
          <w:rFonts w:cs="Calibri"/>
        </w:rPr>
      </w:pPr>
      <w:r>
        <w:rPr>
          <w:rFonts w:cs="Calibri"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67" w:name="_Ref382299929"/>
      <w:bookmarkStart w:id="168" w:name="_Toc401753754"/>
      <w:r w:rsidRPr="00AA38E8">
        <w:rPr>
          <w:rFonts w:ascii="Calibri" w:hAnsi="Calibri" w:cs="Calibri"/>
        </w:rPr>
        <w:t>Serial Communication Functions</w:t>
      </w:r>
      <w:bookmarkEnd w:id="167"/>
      <w:bookmarkEnd w:id="168"/>
    </w:p>
    <w:p w:rsidR="00656B0A" w:rsidRPr="00281061" w:rsidRDefault="00281061" w:rsidP="00656B0A">
      <w:pPr>
        <w:rPr>
          <w:rFonts w:cs="Calibri"/>
        </w:rPr>
      </w:pPr>
      <w:r>
        <w:rPr>
          <w:rFonts w:cs="Calibri"/>
        </w:rPr>
        <w:t>None</w:t>
      </w:r>
    </w:p>
    <w:p w:rsidR="008F6E0A" w:rsidRPr="006A6D96" w:rsidRDefault="00656B0A" w:rsidP="00656B0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69" w:name="_Toc382297405"/>
      <w:bookmarkStart w:id="170" w:name="_Toc383611575"/>
      <w:bookmarkStart w:id="171" w:name="_Toc401753755"/>
      <w:bookmarkEnd w:id="169"/>
      <w:bookmarkEnd w:id="170"/>
      <w:r w:rsidRPr="00AA38E8">
        <w:rPr>
          <w:rFonts w:ascii="Calibri" w:hAnsi="Calibri" w:cs="Calibri"/>
        </w:rPr>
        <w:t>Local Function/Macro Definitions</w:t>
      </w:r>
      <w:bookmarkEnd w:id="171"/>
    </w:p>
    <w:p w:rsidR="00634826" w:rsidRPr="00AA38E8" w:rsidRDefault="00634826" w:rsidP="00634826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172" w:name="_Toc401753758"/>
      <w:r>
        <w:rPr>
          <w:rFonts w:ascii="Calibri" w:hAnsi="Calibri" w:cs="Calibri"/>
        </w:rPr>
        <w:t>Control Timers</w:t>
      </w:r>
      <w:bookmarkEnd w:id="172"/>
    </w:p>
    <w:p w:rsidR="00634826" w:rsidRPr="007D039C" w:rsidRDefault="00634826" w:rsidP="00634826">
      <w:pPr>
        <w:rPr>
          <w:lang w:bidi="ar-SA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13"/>
        <w:gridCol w:w="4028"/>
        <w:gridCol w:w="1285"/>
        <w:gridCol w:w="950"/>
        <w:gridCol w:w="952"/>
      </w:tblGrid>
      <w:tr w:rsidR="00634826" w:rsidRPr="00AA38E8" w:rsidTr="00821877">
        <w:tc>
          <w:tcPr>
            <w:tcW w:w="1713" w:type="dxa"/>
          </w:tcPr>
          <w:p w:rsidR="00634826" w:rsidRPr="00AA38E8" w:rsidRDefault="00634826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28" w:type="dxa"/>
          </w:tcPr>
          <w:p w:rsidR="00634826" w:rsidRPr="00AA38E8" w:rsidRDefault="00865CBC" w:rsidP="00821877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ControlTimers</w:t>
            </w:r>
            <w:proofErr w:type="spellEnd"/>
          </w:p>
        </w:tc>
        <w:tc>
          <w:tcPr>
            <w:tcW w:w="1285" w:type="dxa"/>
            <w:shd w:val="pct30" w:color="FFFF00" w:fill="auto"/>
          </w:tcPr>
          <w:p w:rsidR="00634826" w:rsidRPr="00AA38E8" w:rsidRDefault="00634826" w:rsidP="0082187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50" w:type="dxa"/>
            <w:shd w:val="pct30" w:color="FFFF00" w:fill="auto"/>
          </w:tcPr>
          <w:p w:rsidR="00634826" w:rsidRPr="00AA38E8" w:rsidRDefault="00634826" w:rsidP="0082187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52" w:type="dxa"/>
            <w:shd w:val="pct30" w:color="FFFF00" w:fill="auto"/>
          </w:tcPr>
          <w:p w:rsidR="00634826" w:rsidRPr="00AA38E8" w:rsidRDefault="00634826" w:rsidP="0082187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634826" w:rsidRPr="00AA38E8" w:rsidTr="00821877">
        <w:tc>
          <w:tcPr>
            <w:tcW w:w="1713" w:type="dxa"/>
          </w:tcPr>
          <w:p w:rsidR="00634826" w:rsidRPr="00AA38E8" w:rsidRDefault="00634826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28" w:type="dxa"/>
          </w:tcPr>
          <w:p w:rsidR="00634826" w:rsidRPr="009E5591" w:rsidRDefault="00BF38D8" w:rsidP="00821877">
            <w:pPr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r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CompareType_T_u</w:t>
            </w:r>
            <w:r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08</w:t>
            </w:r>
          </w:p>
        </w:tc>
        <w:tc>
          <w:tcPr>
            <w:tcW w:w="1285" w:type="dxa"/>
          </w:tcPr>
          <w:p w:rsidR="00634826" w:rsidRPr="00AA38E8" w:rsidRDefault="00BF38D8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</w:t>
            </w:r>
            <w:r w:rsidR="00634826">
              <w:rPr>
                <w:rFonts w:cs="Calibri"/>
                <w:sz w:val="16"/>
              </w:rPr>
              <w:t>int</w:t>
            </w:r>
            <w:r>
              <w:rPr>
                <w:rFonts w:cs="Calibri"/>
                <w:sz w:val="16"/>
              </w:rPr>
              <w:t>08</w:t>
            </w:r>
          </w:p>
        </w:tc>
        <w:tc>
          <w:tcPr>
            <w:tcW w:w="950" w:type="dxa"/>
          </w:tcPr>
          <w:p w:rsidR="00634826" w:rsidRPr="00AA38E8" w:rsidRDefault="00634826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634826" w:rsidRPr="00AA38E8" w:rsidRDefault="00BF38D8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15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RDefault="003B5C7F" w:rsidP="00821877">
            <w:pPr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proofErr w:type="spellStart"/>
            <w:r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SetTimer_T_ptr</w:t>
            </w:r>
            <w:proofErr w:type="spellEnd"/>
          </w:p>
        </w:tc>
        <w:tc>
          <w:tcPr>
            <w:tcW w:w="1285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uint32*</w:t>
            </w:r>
          </w:p>
        </w:tc>
        <w:tc>
          <w:tcPr>
            <w:tcW w:w="950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2^32-1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RDefault="003B5C7F" w:rsidP="00821877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proofErr w:type="spellStart"/>
            <w:r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ClrTimer_T_ptr</w:t>
            </w:r>
            <w:proofErr w:type="spellEnd"/>
          </w:p>
        </w:tc>
        <w:tc>
          <w:tcPr>
            <w:tcW w:w="1285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uint32*</w:t>
            </w:r>
          </w:p>
        </w:tc>
        <w:tc>
          <w:tcPr>
            <w:tcW w:w="950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2^32-1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RDefault="003B5C7F" w:rsidP="005C3F0E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SetTimer_ms_T_u16p0</w:t>
            </w:r>
          </w:p>
        </w:tc>
        <w:tc>
          <w:tcPr>
            <w:tcW w:w="1285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uint16</w:t>
            </w:r>
          </w:p>
        </w:tc>
        <w:tc>
          <w:tcPr>
            <w:tcW w:w="950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65535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RDefault="003B5C7F" w:rsidP="00821877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ClrTimer_ms_T_u16p0</w:t>
            </w:r>
          </w:p>
        </w:tc>
        <w:tc>
          <w:tcPr>
            <w:tcW w:w="1285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uint16</w:t>
            </w:r>
          </w:p>
        </w:tc>
        <w:tc>
          <w:tcPr>
            <w:tcW w:w="950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65535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RDefault="00BF38D8" w:rsidP="00821877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NTCNum</w:t>
            </w:r>
            <w:r w:rsidR="003B5C7F" w:rsidRPr="009E5591"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_T_u16</w:t>
            </w:r>
          </w:p>
        </w:tc>
        <w:tc>
          <w:tcPr>
            <w:tcW w:w="1285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uint16</w:t>
            </w:r>
          </w:p>
        </w:tc>
        <w:tc>
          <w:tcPr>
            <w:tcW w:w="950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52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3B5C7F" w:rsidRPr="00AA38E8" w:rsidTr="00821877">
        <w:tc>
          <w:tcPr>
            <w:tcW w:w="1713" w:type="dxa"/>
          </w:tcPr>
          <w:p w:rsidR="003B5C7F" w:rsidRPr="00AA38E8" w:rsidRDefault="003B5C7F" w:rsidP="00821877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28" w:type="dxa"/>
          </w:tcPr>
          <w:p w:rsidR="003B5C7F" w:rsidRPr="009E5591" w:rsidRDefault="003B5C7F" w:rsidP="00821877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r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  <w:t>None</w:t>
            </w:r>
          </w:p>
        </w:tc>
        <w:tc>
          <w:tcPr>
            <w:tcW w:w="1285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50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52" w:type="dxa"/>
          </w:tcPr>
          <w:p w:rsidR="003B5C7F" w:rsidRDefault="003B5C7F" w:rsidP="00821877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634826" w:rsidRDefault="00634826" w:rsidP="00656B0A">
      <w:pPr>
        <w:rPr>
          <w:rFonts w:cs="Calibri"/>
        </w:rPr>
      </w:pPr>
    </w:p>
    <w:p w:rsidR="006A6D96" w:rsidRDefault="006A6D96" w:rsidP="006A6D96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Description</w:t>
      </w:r>
    </w:p>
    <w:p w:rsidR="008F6E0A" w:rsidRPr="008F6E0A" w:rsidRDefault="00BF38D8" w:rsidP="008F6E0A">
      <w:pPr>
        <w:pStyle w:val="ListParagraph"/>
        <w:ind w:left="2592" w:hanging="2025"/>
        <w:rPr>
          <w:color w:val="000000"/>
        </w:rPr>
      </w:pPr>
      <w:r>
        <w:rPr>
          <w:color w:val="000000"/>
        </w:rPr>
        <w:t>CompareType_T_u08</w:t>
      </w:r>
      <w:r w:rsidR="008F6E0A" w:rsidRPr="008F6E0A">
        <w:rPr>
          <w:color w:val="000000"/>
        </w:rPr>
        <w:t xml:space="preserve">: </w:t>
      </w:r>
      <w:r w:rsidR="008F6E0A" w:rsidRPr="008F6E0A">
        <w:rPr>
          <w:color w:val="000000"/>
        </w:rPr>
        <w:tab/>
        <w:t xml:space="preserve">Passed data to indicate </w:t>
      </w:r>
      <w:r>
        <w:rPr>
          <w:color w:val="000000"/>
        </w:rPr>
        <w:t xml:space="preserve">passed, failed or in the hysteresis </w:t>
      </w:r>
      <w:proofErr w:type="spellStart"/>
      <w:r>
        <w:rPr>
          <w:color w:val="000000"/>
        </w:rPr>
        <w:t>deadband</w:t>
      </w:r>
      <w:proofErr w:type="spellEnd"/>
    </w:p>
    <w:p w:rsidR="008F6E0A" w:rsidRPr="008F6E0A" w:rsidRDefault="008F6E0A" w:rsidP="008F6E0A">
      <w:pPr>
        <w:pStyle w:val="ListParagraph"/>
        <w:ind w:left="2592" w:hanging="2025"/>
        <w:rPr>
          <w:color w:val="000000"/>
        </w:rPr>
      </w:pPr>
      <w:proofErr w:type="spellStart"/>
      <w:r w:rsidRPr="008F6E0A">
        <w:rPr>
          <w:color w:val="000000"/>
        </w:rPr>
        <w:t>SetTimer_T_ptr</w:t>
      </w:r>
      <w:proofErr w:type="spellEnd"/>
      <w:r w:rsidRPr="008F6E0A">
        <w:rPr>
          <w:color w:val="000000"/>
        </w:rPr>
        <w:t>:</w:t>
      </w:r>
      <w:r w:rsidRPr="008F6E0A">
        <w:rPr>
          <w:color w:val="000000"/>
        </w:rPr>
        <w:tab/>
        <w:t>Pointer to the appropriate module specific 32-bit set timer under test (examples are set timer for over voltage, low voltage, battery Ok, etc.)</w:t>
      </w:r>
    </w:p>
    <w:p w:rsidR="00746B33" w:rsidRPr="00746B33" w:rsidRDefault="008F6E0A" w:rsidP="00746B33">
      <w:pPr>
        <w:pStyle w:val="ListParagraph"/>
        <w:ind w:left="2592" w:hanging="2025"/>
      </w:pPr>
      <w:proofErr w:type="spellStart"/>
      <w:r w:rsidRPr="008F6E0A">
        <w:rPr>
          <w:color w:val="000000"/>
        </w:rPr>
        <w:t>ClrTimer_T_ptr</w:t>
      </w:r>
      <w:proofErr w:type="spellEnd"/>
      <w:r w:rsidRPr="008F6E0A">
        <w:rPr>
          <w:color w:val="000000"/>
        </w:rPr>
        <w:t>:</w:t>
      </w:r>
      <w:r w:rsidRPr="008F6E0A">
        <w:rPr>
          <w:color w:val="000000"/>
        </w:rPr>
        <w:tab/>
        <w:t>Pointer to the appropriate module specific 32-bit clear timer under test (examples are set timer for over voltage, low voltage, battery Ok, etc.)</w:t>
      </w:r>
    </w:p>
    <w:p w:rsidR="008F6E0A" w:rsidRPr="008F6E0A" w:rsidRDefault="008F6E0A" w:rsidP="008F6E0A">
      <w:pPr>
        <w:pStyle w:val="ListParagraph"/>
        <w:ind w:left="2592" w:hanging="2025"/>
        <w:rPr>
          <w:color w:val="000000"/>
        </w:rPr>
      </w:pPr>
      <w:r w:rsidRPr="008F6E0A">
        <w:rPr>
          <w:color w:val="000000"/>
        </w:rPr>
        <w:t>SetTimer_ms_T_u16p0:</w:t>
      </w:r>
      <w:r w:rsidRPr="008F6E0A">
        <w:rPr>
          <w:color w:val="000000"/>
        </w:rPr>
        <w:tab/>
        <w:t xml:space="preserve">Calibration used for the time based hysteresis to set the condition.  Note that the calibrations will differ for set timers for over voltage, low voltage, etc.  </w:t>
      </w:r>
    </w:p>
    <w:p w:rsidR="00746B33" w:rsidRPr="00746B33" w:rsidRDefault="008F6E0A" w:rsidP="00746B33">
      <w:pPr>
        <w:pStyle w:val="ListParagraph"/>
        <w:ind w:left="2592" w:hanging="2025"/>
      </w:pPr>
      <w:r w:rsidRPr="008F6E0A">
        <w:rPr>
          <w:color w:val="000000"/>
        </w:rPr>
        <w:t>ClrTimer_ms_T_u16p0:</w:t>
      </w:r>
      <w:r w:rsidRPr="008F6E0A">
        <w:rPr>
          <w:color w:val="000000"/>
        </w:rPr>
        <w:tab/>
        <w:t>Calibration used for the time based hysteresis to clear the condition.  Note that the calibrations will differ for set timers for over voltage, low voltage, etc.</w:t>
      </w:r>
    </w:p>
    <w:p w:rsidR="008F6E0A" w:rsidRDefault="00BF38D8" w:rsidP="008F6E0A">
      <w:pPr>
        <w:pStyle w:val="ListParagraph"/>
        <w:ind w:left="2592" w:hanging="2025"/>
        <w:rPr>
          <w:color w:val="000000"/>
        </w:rPr>
      </w:pPr>
      <w:r>
        <w:rPr>
          <w:color w:val="000000"/>
        </w:rPr>
        <w:t>NTCNum</w:t>
      </w:r>
      <w:r w:rsidR="008F6E0A" w:rsidRPr="008F6E0A">
        <w:rPr>
          <w:color w:val="000000"/>
        </w:rPr>
        <w:t>_T_u16:</w:t>
      </w:r>
      <w:r w:rsidR="008F6E0A" w:rsidRPr="008F6E0A">
        <w:rPr>
          <w:color w:val="000000"/>
        </w:rPr>
        <w:tab/>
        <w:t xml:space="preserve">Identifies </w:t>
      </w:r>
      <w:r>
        <w:rPr>
          <w:color w:val="000000"/>
        </w:rPr>
        <w:t>the NTC number to set or clear</w:t>
      </w:r>
    </w:p>
    <w:p w:rsidR="00B85C7E" w:rsidRPr="008F6E0A" w:rsidRDefault="00B85C7E" w:rsidP="008F6E0A">
      <w:pPr>
        <w:pStyle w:val="ListParagraph"/>
        <w:ind w:left="2592" w:hanging="2025"/>
        <w:rPr>
          <w:color w:val="000000"/>
        </w:rPr>
      </w:pPr>
    </w:p>
    <w:p w:rsidR="00F40B91" w:rsidRDefault="00F40B91" w:rsidP="00656B0A">
      <w:pPr>
        <w:rPr>
          <w:rFonts w:cs="Calibri"/>
        </w:rPr>
      </w:pPr>
    </w:p>
    <w:p w:rsidR="00F40B91" w:rsidRDefault="00E83D1F" w:rsidP="00656B0A">
      <w:r>
        <w:object w:dxaOrig="15262" w:dyaOrig="10240">
          <v:shape id="_x0000_i1028" type="#_x0000_t75" style="width:448pt;height:301.35pt" o:ole="">
            <v:imagedata r:id="rId21" o:title=""/>
          </v:shape>
          <o:OLEObject Type="Embed" ProgID="Visio.Drawing.11" ShapeID="_x0000_i1028" DrawAspect="Content" ObjectID="_1509864410" r:id="rId22"/>
        </w:object>
      </w:r>
    </w:p>
    <w:p w:rsidR="008F6E0A" w:rsidRPr="00AA38E8" w:rsidRDefault="008F6E0A" w:rsidP="00656B0A">
      <w:pPr>
        <w:rPr>
          <w:rFonts w:cs="Calibri"/>
        </w:rPr>
      </w:pPr>
    </w:p>
    <w:p w:rsidR="001E0633" w:rsidRDefault="001E0633" w:rsidP="001E063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73" w:name="_Toc401753760"/>
      <w:r>
        <w:rPr>
          <w:rFonts w:ascii="Calibri" w:hAnsi="Calibri" w:cs="Calibri"/>
        </w:rPr>
        <w:t>GLObAL</w:t>
      </w:r>
      <w:r w:rsidRPr="00AA38E8">
        <w:rPr>
          <w:rFonts w:ascii="Calibri" w:hAnsi="Calibri" w:cs="Calibri"/>
        </w:rPr>
        <w:t xml:space="preserve"> Function/Macro Definitions</w:t>
      </w:r>
      <w:bookmarkEnd w:id="173"/>
    </w:p>
    <w:p w:rsidR="00292F29" w:rsidRDefault="00292F29" w:rsidP="00292F29">
      <w:pPr>
        <w:rPr>
          <w:rFonts w:cs="Calibri"/>
        </w:rPr>
      </w:pPr>
    </w:p>
    <w:p w:rsidR="00656B0A" w:rsidRPr="00AA38E8" w:rsidRDefault="00656B0A" w:rsidP="00F25926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74" w:name="_Toc382295931"/>
      <w:bookmarkStart w:id="175" w:name="_Toc382297409"/>
      <w:bookmarkStart w:id="176" w:name="_Toc383611582"/>
      <w:bookmarkStart w:id="177" w:name="_Toc382295932"/>
      <w:bookmarkStart w:id="178" w:name="_Toc382297410"/>
      <w:bookmarkStart w:id="179" w:name="_Toc383611583"/>
      <w:bookmarkStart w:id="180" w:name="_Toc382295935"/>
      <w:bookmarkStart w:id="181" w:name="_Toc382297413"/>
      <w:bookmarkStart w:id="182" w:name="_Toc383611586"/>
      <w:bookmarkStart w:id="183" w:name="_Toc382295937"/>
      <w:bookmarkStart w:id="184" w:name="_Toc382297415"/>
      <w:bookmarkStart w:id="185" w:name="_Toc383611588"/>
      <w:bookmarkStart w:id="186" w:name="_Toc382295942"/>
      <w:bookmarkStart w:id="187" w:name="_Toc382297420"/>
      <w:bookmarkStart w:id="188" w:name="_Toc383611593"/>
      <w:bookmarkStart w:id="189" w:name="_Toc382295950"/>
      <w:bookmarkStart w:id="190" w:name="_Toc382297428"/>
      <w:bookmarkStart w:id="191" w:name="_Toc383611601"/>
      <w:bookmarkStart w:id="192" w:name="_Toc382295955"/>
      <w:bookmarkStart w:id="193" w:name="_Toc382297433"/>
      <w:bookmarkStart w:id="194" w:name="_Toc383611606"/>
      <w:bookmarkStart w:id="195" w:name="_Toc382295959"/>
      <w:bookmarkStart w:id="196" w:name="_Toc382297437"/>
      <w:bookmarkStart w:id="197" w:name="_Toc383611610"/>
      <w:bookmarkStart w:id="198" w:name="_Toc382295963"/>
      <w:bookmarkStart w:id="199" w:name="_Toc382297441"/>
      <w:bookmarkStart w:id="200" w:name="_Toc383611614"/>
      <w:bookmarkStart w:id="201" w:name="_Toc382295967"/>
      <w:bookmarkStart w:id="202" w:name="_Toc382297445"/>
      <w:bookmarkStart w:id="203" w:name="_Toc383611618"/>
      <w:bookmarkStart w:id="204" w:name="_Toc401753761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r w:rsidRPr="00AA38E8">
        <w:rPr>
          <w:rFonts w:ascii="Calibri" w:hAnsi="Calibri" w:cs="Calibri"/>
        </w:rPr>
        <w:lastRenderedPageBreak/>
        <w:t>Known Limitations With Design</w:t>
      </w:r>
      <w:bookmarkEnd w:id="204"/>
    </w:p>
    <w:p w:rsidR="00FA5768" w:rsidRPr="00AA38E8" w:rsidRDefault="00FA5768" w:rsidP="00FA5768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205" w:name="_Toc401753762"/>
      <w:r>
        <w:rPr>
          <w:rFonts w:ascii="Calibri" w:hAnsi="Calibri" w:cs="Calibri"/>
        </w:rPr>
        <w:lastRenderedPageBreak/>
        <w:t>UNIT TEST CONSIDERATION</w:t>
      </w:r>
      <w:bookmarkEnd w:id="205"/>
    </w:p>
    <w:p w:rsidR="00FA5768" w:rsidRDefault="00FA5768" w:rsidP="004D176B"/>
    <w:p w:rsidR="004D176B" w:rsidRDefault="004D176B" w:rsidP="004D176B">
      <w:r>
        <w:t>None</w:t>
      </w:r>
    </w:p>
    <w:p w:rsidR="00FA5768" w:rsidRPr="00AA38E8" w:rsidRDefault="00FA5768" w:rsidP="00586EF4">
      <w:pPr>
        <w:spacing w:after="120"/>
        <w:ind w:left="720"/>
        <w:rPr>
          <w:rFonts w:cs="Calibri"/>
        </w:rPr>
      </w:pPr>
    </w:p>
    <w:p w:rsidR="00F4712F" w:rsidRPr="00AA38E8" w:rsidRDefault="00F4712F" w:rsidP="0027405F">
      <w:pPr>
        <w:rPr>
          <w:rFonts w:cs="Calibri"/>
        </w:rPr>
      </w:pPr>
    </w:p>
    <w:p w:rsidR="009F3119" w:rsidRPr="00AA38E8" w:rsidRDefault="00912AE0" w:rsidP="0027405F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206" w:name="_Toc401753763"/>
      <w:r w:rsidRPr="00AA38E8">
        <w:rPr>
          <w:rFonts w:ascii="Calibri" w:hAnsi="Calibri" w:cs="Calibri"/>
        </w:rPr>
        <w:lastRenderedPageBreak/>
        <w:t>Appendix</w:t>
      </w:r>
      <w:r w:rsidR="00FF3114">
        <w:rPr>
          <w:rFonts w:ascii="Calibri" w:hAnsi="Calibri" w:cs="Calibri"/>
        </w:rPr>
        <w:t xml:space="preserve"> A – Configuration Schemes</w:t>
      </w:r>
      <w:bookmarkEnd w:id="206"/>
    </w:p>
    <w:p w:rsidR="00EF1674" w:rsidRPr="00FF3114" w:rsidRDefault="00EF1674" w:rsidP="00EF1674">
      <w:pPr>
        <w:jc w:val="center"/>
        <w:rPr>
          <w:rFonts w:cs="Calibri"/>
          <w:lang w:bidi="ar-SA"/>
        </w:rPr>
      </w:pPr>
    </w:p>
    <w:sectPr w:rsidR="00EF1674" w:rsidRPr="00FF3114">
      <w:headerReference w:type="default" r:id="rId23"/>
      <w:footerReference w:type="default" r:id="rId24"/>
      <w:pgSz w:w="11907" w:h="16840" w:code="9"/>
      <w:pgMar w:top="1701" w:right="1418" w:bottom="1701" w:left="1418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600" w:rsidRDefault="00526600">
      <w:r>
        <w:separator/>
      </w:r>
    </w:p>
  </w:endnote>
  <w:endnote w:type="continuationSeparator" w:id="0">
    <w:p w:rsidR="00526600" w:rsidRDefault="00526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3618"/>
      <w:gridCol w:w="2520"/>
      <w:gridCol w:w="3149"/>
    </w:tblGrid>
    <w:tr w:rsidR="00C27ED9" w:rsidRPr="008969C4" w:rsidTr="00722EA8">
      <w:tc>
        <w:tcPr>
          <w:tcW w:w="3618" w:type="dxa"/>
          <w:shd w:val="clear" w:color="auto" w:fill="auto"/>
        </w:tcPr>
        <w:p w:rsidR="00C27ED9" w:rsidRPr="00891F29" w:rsidRDefault="00C27ED9" w:rsidP="004F3C64">
          <w:pPr>
            <w:pStyle w:val="Footer"/>
            <w:rPr>
              <w:sz w:val="16"/>
            </w:rPr>
          </w:pPr>
          <w:r>
            <w:rPr>
              <w:sz w:val="16"/>
            </w:rPr>
            <w:t>Module Design Document Template</w:t>
          </w:r>
        </w:p>
        <w:p w:rsidR="00C27ED9" w:rsidRDefault="00C27ED9" w:rsidP="00BA0018">
          <w:pPr>
            <w:pStyle w:val="Footer"/>
            <w:rPr>
              <w:sz w:val="16"/>
            </w:rPr>
          </w:pPr>
          <w:r>
            <w:rPr>
              <w:sz w:val="16"/>
            </w:rPr>
            <w:t xml:space="preserve">Version: </w:t>
          </w:r>
          <w:del w:id="207" w:author="Owen Tosh" w:date="2015-11-24T09:37:00Z">
            <w:r w:rsidDel="005F441D">
              <w:rPr>
                <w:sz w:val="16"/>
              </w:rPr>
              <w:delText>4</w:delText>
            </w:r>
          </w:del>
          <w:ins w:id="208" w:author="Owen Tosh" w:date="2015-11-24T09:37:00Z">
            <w:r w:rsidR="005F441D">
              <w:rPr>
                <w:sz w:val="16"/>
              </w:rPr>
              <w:t>5</w:t>
            </w:r>
          </w:ins>
          <w:r>
            <w:rPr>
              <w:sz w:val="16"/>
            </w:rPr>
            <w:t xml:space="preserve"> Date: </w:t>
          </w:r>
          <w:del w:id="209" w:author="Owen Tosh" w:date="2015-11-24T09:37:00Z">
            <w:r w:rsidDel="005F441D">
              <w:rPr>
                <w:sz w:val="16"/>
              </w:rPr>
              <w:delText>14</w:delText>
            </w:r>
          </w:del>
          <w:ins w:id="210" w:author="Owen Tosh" w:date="2015-11-24T09:37:00Z">
            <w:r w:rsidR="005F441D">
              <w:rPr>
                <w:sz w:val="16"/>
              </w:rPr>
              <w:t>24</w:t>
            </w:r>
          </w:ins>
          <w:r>
            <w:rPr>
              <w:sz w:val="16"/>
            </w:rPr>
            <w:t>-</w:t>
          </w:r>
          <w:del w:id="211" w:author="Owen Tosh" w:date="2015-11-24T09:37:00Z">
            <w:r w:rsidDel="005F441D">
              <w:rPr>
                <w:sz w:val="16"/>
              </w:rPr>
              <w:delText>Sept</w:delText>
            </w:r>
          </w:del>
          <w:ins w:id="212" w:author="Owen Tosh" w:date="2015-11-24T09:37:00Z">
            <w:r w:rsidR="005F441D">
              <w:rPr>
                <w:sz w:val="16"/>
              </w:rPr>
              <w:t>Nov</w:t>
            </w:r>
          </w:ins>
          <w:r>
            <w:rPr>
              <w:sz w:val="16"/>
            </w:rPr>
            <w:t>-2015</w:t>
          </w:r>
        </w:p>
        <w:p w:rsidR="00C27ED9" w:rsidRPr="00891F29" w:rsidRDefault="00C27ED9" w:rsidP="00BA0018">
          <w:pPr>
            <w:pStyle w:val="Footer"/>
          </w:pPr>
          <w:r>
            <w:rPr>
              <w:sz w:val="16"/>
            </w:rPr>
            <w:t xml:space="preserve"> MDD Design Template v2</w:t>
          </w:r>
        </w:p>
      </w:tc>
      <w:tc>
        <w:tcPr>
          <w:tcW w:w="2520" w:type="dxa"/>
          <w:shd w:val="clear" w:color="auto" w:fill="auto"/>
        </w:tcPr>
        <w:p w:rsidR="00C27ED9" w:rsidRPr="00891F29" w:rsidRDefault="00C27ED9" w:rsidP="00891F29">
          <w:pPr>
            <w:spacing w:before="100" w:beforeAutospacing="1" w:after="100" w:afterAutospacing="1" w:line="330" w:lineRule="atLeast"/>
            <w:ind w:left="720"/>
            <w:rPr>
              <w:rFonts w:ascii="Arial" w:hAnsi="Arial" w:cs="Arial"/>
              <w:color w:val="666666"/>
              <w:sz w:val="16"/>
              <w:szCs w:val="21"/>
              <w:lang w:bidi="ar-SA"/>
            </w:rPr>
          </w:pPr>
          <w:r w:rsidRPr="00891F29">
            <w:rPr>
              <w:rFonts w:ascii="Arial" w:hAnsi="Arial" w:cs="Arial"/>
              <w:color w:val="666666"/>
              <w:sz w:val="16"/>
              <w:szCs w:val="21"/>
              <w:lang w:bidi="ar-SA"/>
            </w:rPr>
            <w:t>© Nexteer Automotive</w:t>
          </w:r>
        </w:p>
        <w:p w:rsidR="00C27ED9" w:rsidRPr="00891F29" w:rsidRDefault="00C27ED9" w:rsidP="00891F29">
          <w:pPr>
            <w:pStyle w:val="Footer"/>
            <w:jc w:val="center"/>
            <w:rPr>
              <w:b/>
            </w:rPr>
          </w:pPr>
        </w:p>
      </w:tc>
      <w:tc>
        <w:tcPr>
          <w:tcW w:w="3149" w:type="dxa"/>
          <w:shd w:val="clear" w:color="auto" w:fill="auto"/>
        </w:tcPr>
        <w:p w:rsidR="00C27ED9" w:rsidRPr="00722EA8" w:rsidRDefault="00C27ED9" w:rsidP="00722EA8">
          <w:pPr>
            <w:spacing w:before="100" w:beforeAutospacing="1" w:after="100" w:afterAutospacing="1" w:line="330" w:lineRule="atLeast"/>
            <w:ind w:left="720"/>
            <w:jc w:val="right"/>
            <w:rPr>
              <w:sz w:val="16"/>
              <w:szCs w:val="16"/>
            </w:rPr>
          </w:pPr>
          <w:r w:rsidRPr="00722EA8">
            <w:rPr>
              <w:sz w:val="16"/>
              <w:szCs w:val="16"/>
            </w:rPr>
            <w:t xml:space="preserve">Page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PAGE  \* Arabic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027BF3">
            <w:rPr>
              <w:noProof/>
              <w:sz w:val="16"/>
              <w:szCs w:val="16"/>
            </w:rPr>
            <w:t>17</w:t>
          </w:r>
          <w:r w:rsidRPr="00722EA8">
            <w:rPr>
              <w:sz w:val="16"/>
              <w:szCs w:val="16"/>
            </w:rPr>
            <w:fldChar w:fldCharType="end"/>
          </w:r>
          <w:r w:rsidRPr="00722EA8">
            <w:rPr>
              <w:sz w:val="16"/>
              <w:szCs w:val="16"/>
            </w:rPr>
            <w:t xml:space="preserve"> of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NUMPAGES 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027BF3">
            <w:rPr>
              <w:noProof/>
              <w:sz w:val="16"/>
              <w:szCs w:val="16"/>
            </w:rPr>
            <w:t>21</w:t>
          </w:r>
          <w:r w:rsidRPr="00722EA8">
            <w:rPr>
              <w:sz w:val="16"/>
              <w:szCs w:val="16"/>
            </w:rPr>
            <w:fldChar w:fldCharType="end"/>
          </w:r>
        </w:p>
      </w:tc>
    </w:tr>
  </w:tbl>
  <w:p w:rsidR="00C27ED9" w:rsidRPr="004F3C64" w:rsidRDefault="00C27ED9" w:rsidP="004F3C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600" w:rsidRDefault="00526600">
      <w:r>
        <w:separator/>
      </w:r>
    </w:p>
  </w:footnote>
  <w:footnote w:type="continuationSeparator" w:id="0">
    <w:p w:rsidR="00526600" w:rsidRDefault="005266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20"/>
      <w:gridCol w:w="6659"/>
    </w:tblGrid>
    <w:tr w:rsidR="00C27ED9" w:rsidRPr="008969C4" w:rsidTr="001B11CC">
      <w:trPr>
        <w:trHeight w:val="710"/>
      </w:trPr>
      <w:tc>
        <w:tcPr>
          <w:tcW w:w="2520" w:type="dxa"/>
        </w:tcPr>
        <w:p w:rsidR="00C27ED9" w:rsidRPr="008969C4" w:rsidRDefault="00C27ED9">
          <w:pPr>
            <w:pStyle w:val="Header"/>
          </w:pPr>
          <w:r>
            <w:rPr>
              <w:noProof/>
              <w:lang w:bidi="ar-SA"/>
            </w:rPr>
            <w:drawing>
              <wp:inline distT="0" distB="0" distL="0" distR="0">
                <wp:extent cx="1066800" cy="441960"/>
                <wp:effectExtent l="0" t="0" r="0" b="0"/>
                <wp:docPr id="3" name="Picture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9" w:type="dxa"/>
          <w:vAlign w:val="center"/>
        </w:tcPr>
        <w:p w:rsidR="00C27ED9" w:rsidRPr="00891F29" w:rsidRDefault="00C27ED9" w:rsidP="001B11CC">
          <w:pPr>
            <w:pStyle w:val="Header"/>
            <w:jc w:val="right"/>
            <w:rPr>
              <w:sz w:val="16"/>
              <w:szCs w:val="20"/>
            </w:rPr>
          </w:pPr>
          <w:r w:rsidRPr="00891F29">
            <w:rPr>
              <w:sz w:val="16"/>
              <w:szCs w:val="20"/>
            </w:rPr>
            <w:t>Nexteer Automotive Confidential Proprietary Information</w:t>
          </w:r>
        </w:p>
        <w:p w:rsidR="00C27ED9" w:rsidRPr="008969C4" w:rsidRDefault="00C27ED9" w:rsidP="001B11CC">
          <w:pPr>
            <w:pStyle w:val="Header"/>
            <w:jc w:val="right"/>
            <w:rPr>
              <w:szCs w:val="20"/>
            </w:rPr>
          </w:pPr>
          <w:r w:rsidRPr="00891F29">
            <w:rPr>
              <w:sz w:val="16"/>
              <w:szCs w:val="20"/>
            </w:rPr>
            <w:t>Do Not Copy/Distribute Without Prior Permission</w:t>
          </w:r>
        </w:p>
      </w:tc>
    </w:tr>
  </w:tbl>
  <w:p w:rsidR="00C27ED9" w:rsidRDefault="00C27ED9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7696C9FE"/>
    <w:lvl w:ilvl="0">
      <w:numFmt w:val="decimal"/>
      <w:lvlText w:val="*"/>
      <w:lvlJc w:val="left"/>
    </w:lvl>
  </w:abstractNum>
  <w:abstractNum w:abstractNumId="11">
    <w:nsid w:val="031F6FB5"/>
    <w:multiLevelType w:val="hybridMultilevel"/>
    <w:tmpl w:val="99BA225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718410B"/>
    <w:multiLevelType w:val="multilevel"/>
    <w:tmpl w:val="7862C13E"/>
    <w:lvl w:ilvl="0">
      <w:start w:val="1"/>
      <w:numFmt w:val="decimal"/>
      <w:lvlText w:val="%1"/>
      <w:lvlJc w:val="left"/>
      <w:pPr>
        <w:ind w:left="1137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1"/>
      <w:numFmt w:val="decimal"/>
      <w:pStyle w:val="TOC3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>
    <w:nsid w:val="08891948"/>
    <w:multiLevelType w:val="multilevel"/>
    <w:tmpl w:val="3A86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E60BB7"/>
    <w:multiLevelType w:val="hybridMultilevel"/>
    <w:tmpl w:val="623C1C48"/>
    <w:lvl w:ilvl="0" w:tplc="E6A856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  <w:szCs w:val="20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8A40E88"/>
    <w:multiLevelType w:val="hybridMultilevel"/>
    <w:tmpl w:val="3E78DDBA"/>
    <w:lvl w:ilvl="0" w:tplc="AC3021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8FD2F18"/>
    <w:multiLevelType w:val="multilevel"/>
    <w:tmpl w:val="8D8A81A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6BD2D92"/>
    <w:multiLevelType w:val="hybridMultilevel"/>
    <w:tmpl w:val="0A44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>
    <w:nsid w:val="3FB42D7B"/>
    <w:multiLevelType w:val="hybridMultilevel"/>
    <w:tmpl w:val="D8C44F04"/>
    <w:lvl w:ilvl="0" w:tplc="CFB607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BDB489D"/>
    <w:multiLevelType w:val="hybridMultilevel"/>
    <w:tmpl w:val="E9305DD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8BA7604"/>
    <w:multiLevelType w:val="multilevel"/>
    <w:tmpl w:val="3E78DD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B7A3CE8"/>
    <w:multiLevelType w:val="hybridMultilevel"/>
    <w:tmpl w:val="C3786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D975107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9"/>
  </w:num>
  <w:num w:numId="14">
    <w:abstractNumId w:val="25"/>
  </w:num>
  <w:num w:numId="15">
    <w:abstractNumId w:val="14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5"/>
  </w:num>
  <w:num w:numId="22">
    <w:abstractNumId w:val="24"/>
  </w:num>
  <w:num w:numId="23">
    <w:abstractNumId w:val="2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13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6"/>
  </w:num>
  <w:num w:numId="37">
    <w:abstractNumId w:val="17"/>
  </w:num>
  <w:num w:numId="38">
    <w:abstractNumId w:val="16"/>
  </w:num>
  <w:num w:numId="39">
    <w:abstractNumId w:val="17"/>
  </w:num>
  <w:num w:numId="4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1">
    <w:abstractNumId w:val="22"/>
  </w:num>
  <w:num w:numId="42">
    <w:abstractNumId w:val="18"/>
  </w:num>
  <w:num w:numId="43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Formatting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98E"/>
    <w:rsid w:val="0000301C"/>
    <w:rsid w:val="00014FD2"/>
    <w:rsid w:val="0002711E"/>
    <w:rsid w:val="00027BF3"/>
    <w:rsid w:val="00030567"/>
    <w:rsid w:val="00031C69"/>
    <w:rsid w:val="00033B86"/>
    <w:rsid w:val="00045875"/>
    <w:rsid w:val="000558D3"/>
    <w:rsid w:val="00056D40"/>
    <w:rsid w:val="000573ED"/>
    <w:rsid w:val="00057E0F"/>
    <w:rsid w:val="000635CA"/>
    <w:rsid w:val="00063A7A"/>
    <w:rsid w:val="00075686"/>
    <w:rsid w:val="000863AA"/>
    <w:rsid w:val="000900A0"/>
    <w:rsid w:val="000A0ED7"/>
    <w:rsid w:val="000B202E"/>
    <w:rsid w:val="000D5DB4"/>
    <w:rsid w:val="000E0B71"/>
    <w:rsid w:val="000E102A"/>
    <w:rsid w:val="000F13B1"/>
    <w:rsid w:val="000F2505"/>
    <w:rsid w:val="00101127"/>
    <w:rsid w:val="00103C4C"/>
    <w:rsid w:val="001123AD"/>
    <w:rsid w:val="00114319"/>
    <w:rsid w:val="00115348"/>
    <w:rsid w:val="001161D2"/>
    <w:rsid w:val="00116E42"/>
    <w:rsid w:val="00117195"/>
    <w:rsid w:val="00120D8E"/>
    <w:rsid w:val="00132EC3"/>
    <w:rsid w:val="00136080"/>
    <w:rsid w:val="00151B57"/>
    <w:rsid w:val="001833C5"/>
    <w:rsid w:val="00186C07"/>
    <w:rsid w:val="001873AC"/>
    <w:rsid w:val="001907CF"/>
    <w:rsid w:val="001947D8"/>
    <w:rsid w:val="0019671A"/>
    <w:rsid w:val="001B11CC"/>
    <w:rsid w:val="001B1516"/>
    <w:rsid w:val="001B7B1D"/>
    <w:rsid w:val="001D2F1D"/>
    <w:rsid w:val="001D631F"/>
    <w:rsid w:val="001E0633"/>
    <w:rsid w:val="001E6F0E"/>
    <w:rsid w:val="00213F47"/>
    <w:rsid w:val="00224862"/>
    <w:rsid w:val="00225188"/>
    <w:rsid w:val="0022551D"/>
    <w:rsid w:val="00232066"/>
    <w:rsid w:val="00236557"/>
    <w:rsid w:val="00240F6E"/>
    <w:rsid w:val="00246432"/>
    <w:rsid w:val="0025182D"/>
    <w:rsid w:val="002540D9"/>
    <w:rsid w:val="002579EF"/>
    <w:rsid w:val="00260DBC"/>
    <w:rsid w:val="0026137E"/>
    <w:rsid w:val="00270BCC"/>
    <w:rsid w:val="00272C3C"/>
    <w:rsid w:val="00272E2F"/>
    <w:rsid w:val="0027405F"/>
    <w:rsid w:val="002748BA"/>
    <w:rsid w:val="00276DF8"/>
    <w:rsid w:val="00280C53"/>
    <w:rsid w:val="00281061"/>
    <w:rsid w:val="00292F29"/>
    <w:rsid w:val="002A087E"/>
    <w:rsid w:val="002A3DCD"/>
    <w:rsid w:val="002B2EB2"/>
    <w:rsid w:val="002B6BA8"/>
    <w:rsid w:val="002C742E"/>
    <w:rsid w:val="002D2079"/>
    <w:rsid w:val="002D6391"/>
    <w:rsid w:val="002E08B6"/>
    <w:rsid w:val="002E0FEE"/>
    <w:rsid w:val="002E14D9"/>
    <w:rsid w:val="002E2ADA"/>
    <w:rsid w:val="00302D3C"/>
    <w:rsid w:val="0031394A"/>
    <w:rsid w:val="00314939"/>
    <w:rsid w:val="00332C76"/>
    <w:rsid w:val="00333CDC"/>
    <w:rsid w:val="0033680E"/>
    <w:rsid w:val="00347663"/>
    <w:rsid w:val="00364F00"/>
    <w:rsid w:val="0039070C"/>
    <w:rsid w:val="00392E98"/>
    <w:rsid w:val="003A4D3F"/>
    <w:rsid w:val="003B4A55"/>
    <w:rsid w:val="003B5604"/>
    <w:rsid w:val="003B5B1A"/>
    <w:rsid w:val="003B5C7F"/>
    <w:rsid w:val="003C4980"/>
    <w:rsid w:val="003F0850"/>
    <w:rsid w:val="003F1201"/>
    <w:rsid w:val="00410E30"/>
    <w:rsid w:val="00420142"/>
    <w:rsid w:val="0042494B"/>
    <w:rsid w:val="0043354D"/>
    <w:rsid w:val="00436F3E"/>
    <w:rsid w:val="00443370"/>
    <w:rsid w:val="00444F99"/>
    <w:rsid w:val="00454165"/>
    <w:rsid w:val="00467A4E"/>
    <w:rsid w:val="00477646"/>
    <w:rsid w:val="00481E86"/>
    <w:rsid w:val="004863BF"/>
    <w:rsid w:val="0049479C"/>
    <w:rsid w:val="004A3A20"/>
    <w:rsid w:val="004A590E"/>
    <w:rsid w:val="004C3E01"/>
    <w:rsid w:val="004C5ECA"/>
    <w:rsid w:val="004D172C"/>
    <w:rsid w:val="004D176B"/>
    <w:rsid w:val="004D78FD"/>
    <w:rsid w:val="004E7051"/>
    <w:rsid w:val="004F3152"/>
    <w:rsid w:val="004F3C64"/>
    <w:rsid w:val="00510DB3"/>
    <w:rsid w:val="00521BC6"/>
    <w:rsid w:val="00523070"/>
    <w:rsid w:val="00526600"/>
    <w:rsid w:val="00526957"/>
    <w:rsid w:val="005341F2"/>
    <w:rsid w:val="005465B9"/>
    <w:rsid w:val="00567DBF"/>
    <w:rsid w:val="00585674"/>
    <w:rsid w:val="00586EF4"/>
    <w:rsid w:val="005878B7"/>
    <w:rsid w:val="005966FD"/>
    <w:rsid w:val="005A3EDE"/>
    <w:rsid w:val="005B6300"/>
    <w:rsid w:val="005C3F0E"/>
    <w:rsid w:val="005C6E8D"/>
    <w:rsid w:val="005D4850"/>
    <w:rsid w:val="005D671A"/>
    <w:rsid w:val="005E0620"/>
    <w:rsid w:val="005F441D"/>
    <w:rsid w:val="006171B3"/>
    <w:rsid w:val="006222D8"/>
    <w:rsid w:val="00633FE1"/>
    <w:rsid w:val="00634826"/>
    <w:rsid w:val="006374FA"/>
    <w:rsid w:val="006426CF"/>
    <w:rsid w:val="00645BFD"/>
    <w:rsid w:val="00646455"/>
    <w:rsid w:val="0065533E"/>
    <w:rsid w:val="00656B0A"/>
    <w:rsid w:val="006611EB"/>
    <w:rsid w:val="00663028"/>
    <w:rsid w:val="006719D4"/>
    <w:rsid w:val="00681E5A"/>
    <w:rsid w:val="006825A4"/>
    <w:rsid w:val="006A148A"/>
    <w:rsid w:val="006A61EA"/>
    <w:rsid w:val="006A6D96"/>
    <w:rsid w:val="006B0CAC"/>
    <w:rsid w:val="006B2E05"/>
    <w:rsid w:val="006B5229"/>
    <w:rsid w:val="006B5804"/>
    <w:rsid w:val="006B5F56"/>
    <w:rsid w:val="006C1F57"/>
    <w:rsid w:val="006C27E7"/>
    <w:rsid w:val="006C2992"/>
    <w:rsid w:val="006D1DB4"/>
    <w:rsid w:val="006D4B2E"/>
    <w:rsid w:val="006F0171"/>
    <w:rsid w:val="006F3CF4"/>
    <w:rsid w:val="00707BA6"/>
    <w:rsid w:val="007129B5"/>
    <w:rsid w:val="0071423B"/>
    <w:rsid w:val="0071575F"/>
    <w:rsid w:val="00722EA8"/>
    <w:rsid w:val="00727610"/>
    <w:rsid w:val="00746B33"/>
    <w:rsid w:val="007504E1"/>
    <w:rsid w:val="0075721A"/>
    <w:rsid w:val="00767585"/>
    <w:rsid w:val="007A2CEC"/>
    <w:rsid w:val="007B1EDB"/>
    <w:rsid w:val="007B71B8"/>
    <w:rsid w:val="007C4BC5"/>
    <w:rsid w:val="007D039C"/>
    <w:rsid w:val="007E02AA"/>
    <w:rsid w:val="007E1D79"/>
    <w:rsid w:val="007E4EF4"/>
    <w:rsid w:val="008119C7"/>
    <w:rsid w:val="00821877"/>
    <w:rsid w:val="00823506"/>
    <w:rsid w:val="00827FFD"/>
    <w:rsid w:val="00836350"/>
    <w:rsid w:val="0084659D"/>
    <w:rsid w:val="008621E1"/>
    <w:rsid w:val="00862735"/>
    <w:rsid w:val="00865CBC"/>
    <w:rsid w:val="008718F4"/>
    <w:rsid w:val="00872ABC"/>
    <w:rsid w:val="00877181"/>
    <w:rsid w:val="008805EE"/>
    <w:rsid w:val="0088479F"/>
    <w:rsid w:val="008847B2"/>
    <w:rsid w:val="00891F29"/>
    <w:rsid w:val="00893A8E"/>
    <w:rsid w:val="008943A3"/>
    <w:rsid w:val="008969C4"/>
    <w:rsid w:val="008A1CA9"/>
    <w:rsid w:val="008A3DEA"/>
    <w:rsid w:val="008C4FBE"/>
    <w:rsid w:val="008C5EA1"/>
    <w:rsid w:val="008D639C"/>
    <w:rsid w:val="008D69B7"/>
    <w:rsid w:val="008F11FD"/>
    <w:rsid w:val="008F3FD4"/>
    <w:rsid w:val="008F4A9B"/>
    <w:rsid w:val="008F6E0A"/>
    <w:rsid w:val="008F7506"/>
    <w:rsid w:val="00905BA7"/>
    <w:rsid w:val="00905E21"/>
    <w:rsid w:val="00912AE0"/>
    <w:rsid w:val="00926383"/>
    <w:rsid w:val="00934306"/>
    <w:rsid w:val="00942D04"/>
    <w:rsid w:val="00946E5C"/>
    <w:rsid w:val="0094790D"/>
    <w:rsid w:val="00957855"/>
    <w:rsid w:val="0096191C"/>
    <w:rsid w:val="00962170"/>
    <w:rsid w:val="00970DBB"/>
    <w:rsid w:val="0097381A"/>
    <w:rsid w:val="009B6BDF"/>
    <w:rsid w:val="009B754B"/>
    <w:rsid w:val="009C2C9A"/>
    <w:rsid w:val="009C5629"/>
    <w:rsid w:val="009C694E"/>
    <w:rsid w:val="009D4D49"/>
    <w:rsid w:val="009D56A4"/>
    <w:rsid w:val="009E5591"/>
    <w:rsid w:val="009F3119"/>
    <w:rsid w:val="00A00D9C"/>
    <w:rsid w:val="00A22659"/>
    <w:rsid w:val="00A2583B"/>
    <w:rsid w:val="00A25B61"/>
    <w:rsid w:val="00A26934"/>
    <w:rsid w:val="00A32585"/>
    <w:rsid w:val="00A365F0"/>
    <w:rsid w:val="00A5749E"/>
    <w:rsid w:val="00A57B50"/>
    <w:rsid w:val="00A63DD3"/>
    <w:rsid w:val="00A66E3C"/>
    <w:rsid w:val="00A66F81"/>
    <w:rsid w:val="00A751F3"/>
    <w:rsid w:val="00A92EE5"/>
    <w:rsid w:val="00AA3334"/>
    <w:rsid w:val="00AA38E8"/>
    <w:rsid w:val="00AB200C"/>
    <w:rsid w:val="00AB2785"/>
    <w:rsid w:val="00AC3D7E"/>
    <w:rsid w:val="00AE0435"/>
    <w:rsid w:val="00AE5C76"/>
    <w:rsid w:val="00AE684E"/>
    <w:rsid w:val="00AF082D"/>
    <w:rsid w:val="00AF21A5"/>
    <w:rsid w:val="00AF2B35"/>
    <w:rsid w:val="00B058C0"/>
    <w:rsid w:val="00B11BE8"/>
    <w:rsid w:val="00B16118"/>
    <w:rsid w:val="00B263A8"/>
    <w:rsid w:val="00B35242"/>
    <w:rsid w:val="00B352F7"/>
    <w:rsid w:val="00B424FD"/>
    <w:rsid w:val="00B425B4"/>
    <w:rsid w:val="00B449F4"/>
    <w:rsid w:val="00B81B39"/>
    <w:rsid w:val="00B81C1B"/>
    <w:rsid w:val="00B85C7E"/>
    <w:rsid w:val="00B85E5D"/>
    <w:rsid w:val="00B871EB"/>
    <w:rsid w:val="00B915BD"/>
    <w:rsid w:val="00B94E61"/>
    <w:rsid w:val="00B96B57"/>
    <w:rsid w:val="00BA0018"/>
    <w:rsid w:val="00BC6B0F"/>
    <w:rsid w:val="00BD6557"/>
    <w:rsid w:val="00BE0FAA"/>
    <w:rsid w:val="00BF02A7"/>
    <w:rsid w:val="00BF0319"/>
    <w:rsid w:val="00BF1475"/>
    <w:rsid w:val="00BF38D8"/>
    <w:rsid w:val="00BF5242"/>
    <w:rsid w:val="00C0276C"/>
    <w:rsid w:val="00C0669D"/>
    <w:rsid w:val="00C145F2"/>
    <w:rsid w:val="00C24FF5"/>
    <w:rsid w:val="00C27725"/>
    <w:rsid w:val="00C27ED9"/>
    <w:rsid w:val="00C3267C"/>
    <w:rsid w:val="00C375E8"/>
    <w:rsid w:val="00C438F4"/>
    <w:rsid w:val="00C576BF"/>
    <w:rsid w:val="00C60657"/>
    <w:rsid w:val="00C6349D"/>
    <w:rsid w:val="00C71EF8"/>
    <w:rsid w:val="00CA5BBE"/>
    <w:rsid w:val="00CB724F"/>
    <w:rsid w:val="00CC5FFD"/>
    <w:rsid w:val="00CE55B1"/>
    <w:rsid w:val="00CF01A3"/>
    <w:rsid w:val="00CF7C4B"/>
    <w:rsid w:val="00D02426"/>
    <w:rsid w:val="00D147A8"/>
    <w:rsid w:val="00D16229"/>
    <w:rsid w:val="00D2494B"/>
    <w:rsid w:val="00D25E65"/>
    <w:rsid w:val="00D31601"/>
    <w:rsid w:val="00D33AAA"/>
    <w:rsid w:val="00D4065B"/>
    <w:rsid w:val="00D4138F"/>
    <w:rsid w:val="00D42D01"/>
    <w:rsid w:val="00D45379"/>
    <w:rsid w:val="00D51275"/>
    <w:rsid w:val="00D52276"/>
    <w:rsid w:val="00D57397"/>
    <w:rsid w:val="00D6547D"/>
    <w:rsid w:val="00D66AB8"/>
    <w:rsid w:val="00D74C6D"/>
    <w:rsid w:val="00D77952"/>
    <w:rsid w:val="00D8298E"/>
    <w:rsid w:val="00D829E8"/>
    <w:rsid w:val="00DB213C"/>
    <w:rsid w:val="00DD3B65"/>
    <w:rsid w:val="00DE24CB"/>
    <w:rsid w:val="00DE2FDE"/>
    <w:rsid w:val="00DF5CAA"/>
    <w:rsid w:val="00E01806"/>
    <w:rsid w:val="00E107A7"/>
    <w:rsid w:val="00E202D5"/>
    <w:rsid w:val="00E35A9F"/>
    <w:rsid w:val="00E36420"/>
    <w:rsid w:val="00E53BF0"/>
    <w:rsid w:val="00E55C11"/>
    <w:rsid w:val="00E61FD9"/>
    <w:rsid w:val="00E66C0E"/>
    <w:rsid w:val="00E70D2A"/>
    <w:rsid w:val="00E77432"/>
    <w:rsid w:val="00E83D1F"/>
    <w:rsid w:val="00EA128E"/>
    <w:rsid w:val="00EC0CCD"/>
    <w:rsid w:val="00EC32E8"/>
    <w:rsid w:val="00ED7CA4"/>
    <w:rsid w:val="00EE0DFE"/>
    <w:rsid w:val="00EE26AB"/>
    <w:rsid w:val="00EE791D"/>
    <w:rsid w:val="00EF1337"/>
    <w:rsid w:val="00EF1674"/>
    <w:rsid w:val="00F01288"/>
    <w:rsid w:val="00F01AFB"/>
    <w:rsid w:val="00F01D8E"/>
    <w:rsid w:val="00F06243"/>
    <w:rsid w:val="00F14699"/>
    <w:rsid w:val="00F25926"/>
    <w:rsid w:val="00F31A9D"/>
    <w:rsid w:val="00F336E1"/>
    <w:rsid w:val="00F35C18"/>
    <w:rsid w:val="00F36729"/>
    <w:rsid w:val="00F36CC2"/>
    <w:rsid w:val="00F40B91"/>
    <w:rsid w:val="00F41E6C"/>
    <w:rsid w:val="00F4330C"/>
    <w:rsid w:val="00F4712F"/>
    <w:rsid w:val="00F56F9A"/>
    <w:rsid w:val="00F575E2"/>
    <w:rsid w:val="00F57A6D"/>
    <w:rsid w:val="00F602B0"/>
    <w:rsid w:val="00F64A35"/>
    <w:rsid w:val="00F654A7"/>
    <w:rsid w:val="00F72D1E"/>
    <w:rsid w:val="00F737FE"/>
    <w:rsid w:val="00F91518"/>
    <w:rsid w:val="00FA37F5"/>
    <w:rsid w:val="00FA5768"/>
    <w:rsid w:val="00FB39DC"/>
    <w:rsid w:val="00FC02CC"/>
    <w:rsid w:val="00FF0123"/>
    <w:rsid w:val="00FF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B424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B42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oleObject" Target="embeddings/oleObject3.bin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499A9-2A74-4954-BB18-9A817DFCAB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46A376-F312-4FBE-8832-7CA2BDEBF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1542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 Design Template V1.0</vt:lpstr>
    </vt:vector>
  </TitlesOfParts>
  <Company>Nexteer Automotive</Company>
  <LinksUpToDate>false</LinksUpToDate>
  <CharactersWithSpaces>10312</CharactersWithSpaces>
  <SharedDoc>false</SharedDoc>
  <HLinks>
    <vt:vector size="342" baseType="variant">
      <vt:variant>
        <vt:i4>1703991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_Toc383611623</vt:lpwstr>
      </vt:variant>
      <vt:variant>
        <vt:i4>1703991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_Toc383611622</vt:lpwstr>
      </vt:variant>
      <vt:variant>
        <vt:i4>1703991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_Toc383611621</vt:lpwstr>
      </vt:variant>
      <vt:variant>
        <vt:i4>1048628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_Toc383611581</vt:lpwstr>
      </vt:variant>
      <vt:variant>
        <vt:i4>1048628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_Toc383611580</vt:lpwstr>
      </vt:variant>
      <vt:variant>
        <vt:i4>2031668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_Toc383611579</vt:lpwstr>
      </vt:variant>
      <vt:variant>
        <vt:i4>2031668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_Toc383611578</vt:lpwstr>
      </vt:variant>
      <vt:variant>
        <vt:i4>2031668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_Toc383611577</vt:lpwstr>
      </vt:variant>
      <vt:variant>
        <vt:i4>2031668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_Toc383611576</vt:lpwstr>
      </vt:variant>
      <vt:variant>
        <vt:i4>2031668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_Toc383611573</vt:lpwstr>
      </vt:variant>
      <vt:variant>
        <vt:i4>2031668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_Toc383611572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_Toc383611571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_Toc383611568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_Toc383611567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_Toc383611566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_Toc383611565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_Toc383611564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_Toc383611563</vt:lpwstr>
      </vt:variant>
      <vt:variant>
        <vt:i4>1966132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_Toc383611562</vt:lpwstr>
      </vt:variant>
      <vt:variant>
        <vt:i4>1966132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_Toc383611561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_Toc383611560</vt:lpwstr>
      </vt:variant>
      <vt:variant>
        <vt:i4>1900596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_Toc383611559</vt:lpwstr>
      </vt:variant>
      <vt:variant>
        <vt:i4>1900596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_Toc383611558</vt:lpwstr>
      </vt:variant>
      <vt:variant>
        <vt:i4>1900596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_Toc383611557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_Toc383611556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_Toc383611534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_Toc383611533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_Toc383611532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_Toc383611529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_Toc383611528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_Toc383611527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_Toc383611526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_Toc383611525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_Toc383611524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_Toc383611523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_Toc383611522</vt:lpwstr>
      </vt:variant>
      <vt:variant>
        <vt:i4>1703988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_Toc383611521</vt:lpwstr>
      </vt:variant>
      <vt:variant>
        <vt:i4>1703988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_Toc383611520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_Toc383611519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_Toc383611518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_Toc383611517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_Toc383611516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_Toc383611515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_Toc383611514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_Toc383611502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_Toc383611501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_Toc383611500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_Toc383611453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_Toc383611452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_Toc383611451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_Toc383611450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_Toc383611449</vt:lpwstr>
      </vt:variant>
      <vt:variant>
        <vt:i4>1835061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_Toc383611448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_Toc383611447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_Toc383611446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_Toc383611445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_Toc383611444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 Design Template V1.0</dc:title>
  <dc:creator>Steve Horwath</dc:creator>
  <dc:description>version 1.0 dated 24-Dec-2013</dc:description>
  <cp:lastModifiedBy>Owen Tosh</cp:lastModifiedBy>
  <cp:revision>15</cp:revision>
  <cp:lastPrinted>2014-03-28T18:45:00Z</cp:lastPrinted>
  <dcterms:created xsi:type="dcterms:W3CDTF">2014-10-23T15:52:00Z</dcterms:created>
  <dcterms:modified xsi:type="dcterms:W3CDTF">2015-11-24T15:00:00Z</dcterms:modified>
</cp:coreProperties>
</file>